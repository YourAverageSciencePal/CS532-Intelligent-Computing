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E3F72" w14:textId="77777777" w:rsidR="00B54855" w:rsidRPr="00963407" w:rsidRDefault="00B54855">
      <w:pPr>
        <w:pStyle w:val="BodyText"/>
        <w:rPr>
          <w:rFonts w:ascii="Times New Roman" w:hAnsi="Times New Roman" w:cs="Times New Roman"/>
        </w:rPr>
      </w:pPr>
    </w:p>
    <w:p w14:paraId="5FF4F70B" w14:textId="77777777" w:rsidR="00B54855" w:rsidRPr="00963407" w:rsidRDefault="00B54855">
      <w:pPr>
        <w:pStyle w:val="BodyText"/>
        <w:spacing w:before="8"/>
        <w:rPr>
          <w:rFonts w:ascii="Times New Roman" w:hAnsi="Times New Roman" w:cs="Times New Roman"/>
          <w:sz w:val="27"/>
        </w:rPr>
      </w:pPr>
    </w:p>
    <w:p w14:paraId="53B639C9" w14:textId="77777777" w:rsidR="00B54855" w:rsidRPr="00963407" w:rsidRDefault="00302609">
      <w:pPr>
        <w:pStyle w:val="Title"/>
      </w:pPr>
      <w:r w:rsidRPr="00963407">
        <w:t>Hate Speech Analysis on Roman Urdu Dataset</w:t>
      </w:r>
    </w:p>
    <w:p w14:paraId="10D3B73A" w14:textId="4F8A92EF" w:rsidR="00B54855" w:rsidRPr="00963407" w:rsidRDefault="00302609">
      <w:pPr>
        <w:pStyle w:val="Heading3"/>
        <w:spacing w:before="234" w:line="340" w:lineRule="auto"/>
        <w:ind w:left="2160" w:right="2156"/>
        <w:rPr>
          <w:rFonts w:ascii="Times New Roman" w:hAnsi="Times New Roman" w:cs="Times New Roman"/>
        </w:rPr>
      </w:pPr>
      <w:r w:rsidRPr="00963407">
        <w:rPr>
          <w:rFonts w:ascii="Times New Roman" w:hAnsi="Times New Roman" w:cs="Times New Roman"/>
        </w:rPr>
        <w:t>Dyass Khalid,</w:t>
      </w:r>
      <w:r w:rsidR="005B2472" w:rsidRPr="00963407">
        <w:rPr>
          <w:rFonts w:ascii="Times New Roman" w:hAnsi="Times New Roman" w:cs="Times New Roman"/>
        </w:rPr>
        <w:t xml:space="preserve"> </w:t>
      </w:r>
      <w:del w:id="0" w:author="Dyass Khalid" w:date="2020-05-22T18:47:00Z">
        <w:r w:rsidRPr="00963407" w:rsidDel="004B0CC2">
          <w:rPr>
            <w:rFonts w:ascii="Times New Roman" w:hAnsi="Times New Roman" w:cs="Times New Roman"/>
          </w:rPr>
          <w:delText>Muhammad Usman Sohail</w:delText>
        </w:r>
      </w:del>
      <w:ins w:id="1" w:author="Dyass Khalid" w:date="2020-05-22T18:47:00Z">
        <w:r w:rsidR="004B0CC2">
          <w:rPr>
            <w:rFonts w:ascii="Times New Roman" w:hAnsi="Times New Roman" w:cs="Times New Roman"/>
          </w:rPr>
          <w:t>Syed Muhammad Arham Noman</w:t>
        </w:r>
      </w:ins>
      <w:r w:rsidRPr="00963407">
        <w:rPr>
          <w:rFonts w:ascii="Times New Roman" w:hAnsi="Times New Roman" w:cs="Times New Roman"/>
        </w:rPr>
        <w:t xml:space="preserve"> </w:t>
      </w:r>
      <w:hyperlink r:id="rId8">
        <w:r w:rsidRPr="00963407">
          <w:rPr>
            <w:rFonts w:ascii="Times New Roman" w:hAnsi="Times New Roman" w:cs="Times New Roman"/>
          </w:rPr>
          <w:t xml:space="preserve">20100004@lums.edu.pk </w:t>
        </w:r>
      </w:hyperlink>
      <w:r w:rsidRPr="00963407">
        <w:rPr>
          <w:rFonts w:ascii="Times New Roman" w:hAnsi="Times New Roman" w:cs="Times New Roman"/>
        </w:rPr>
        <w:t>,</w:t>
      </w:r>
      <w:r w:rsidR="00963407">
        <w:rPr>
          <w:rFonts w:ascii="Times New Roman" w:hAnsi="Times New Roman" w:cs="Times New Roman"/>
        </w:rPr>
        <w:t xml:space="preserve"> </w:t>
      </w:r>
      <w:r w:rsidR="00597571" w:rsidRPr="00963407">
        <w:rPr>
          <w:rFonts w:ascii="Times New Roman" w:hAnsi="Times New Roman" w:cs="Times New Roman"/>
        </w:rPr>
        <w:t>2010005</w:t>
      </w:r>
      <w:ins w:id="2" w:author="Dyass Khalid" w:date="2020-05-22T18:47:00Z">
        <w:r w:rsidR="005B64F5">
          <w:rPr>
            <w:rFonts w:ascii="Times New Roman" w:hAnsi="Times New Roman" w:cs="Times New Roman"/>
          </w:rPr>
          <w:t>9</w:t>
        </w:r>
      </w:ins>
      <w:bookmarkStart w:id="3" w:name="_GoBack"/>
      <w:bookmarkEnd w:id="3"/>
      <w:del w:id="4" w:author="Dyass Khalid" w:date="2020-05-22T18:47:00Z">
        <w:r w:rsidR="00597571" w:rsidRPr="00963407" w:rsidDel="005B64F5">
          <w:rPr>
            <w:rFonts w:ascii="Times New Roman" w:hAnsi="Times New Roman" w:cs="Times New Roman"/>
          </w:rPr>
          <w:delText>3</w:delText>
        </w:r>
      </w:del>
      <w:r w:rsidR="00597571" w:rsidRPr="00963407">
        <w:rPr>
          <w:rFonts w:ascii="Times New Roman" w:hAnsi="Times New Roman" w:cs="Times New Roman"/>
        </w:rPr>
        <w:t>@lums.edu.pk</w:t>
      </w:r>
    </w:p>
    <w:p w14:paraId="343B1DCD" w14:textId="77777777" w:rsidR="00963407" w:rsidRPr="00963407" w:rsidRDefault="00963407" w:rsidP="00963407">
      <w:pPr>
        <w:spacing w:before="157"/>
        <w:ind w:left="1597" w:right="1597"/>
        <w:jc w:val="center"/>
        <w:rPr>
          <w:rFonts w:ascii="Times New Roman" w:hAnsi="Times New Roman" w:cs="Times New Roman"/>
          <w:sz w:val="24"/>
        </w:rPr>
      </w:pPr>
      <w:r w:rsidRPr="00963407">
        <w:rPr>
          <w:rFonts w:ascii="Times New Roman" w:hAnsi="Times New Roman" w:cs="Times New Roman"/>
          <w:sz w:val="24"/>
        </w:rPr>
        <w:t>May 20, 2020</w:t>
      </w:r>
    </w:p>
    <w:p w14:paraId="5AF316F7" w14:textId="77777777" w:rsidR="00963407" w:rsidRPr="00963407" w:rsidRDefault="00963407" w:rsidP="00963407">
      <w:pPr>
        <w:pStyle w:val="BodyText"/>
        <w:spacing w:before="5"/>
        <w:rPr>
          <w:rFonts w:ascii="Times New Roman" w:hAnsi="Times New Roman" w:cs="Times New Roman"/>
        </w:rPr>
      </w:pPr>
    </w:p>
    <w:p w14:paraId="3AC4E53C" w14:textId="7A021ABA" w:rsidR="00963407" w:rsidRPr="00483289" w:rsidRDefault="00963407" w:rsidP="00963407">
      <w:pPr>
        <w:ind w:left="1597" w:right="1597"/>
        <w:jc w:val="center"/>
        <w:rPr>
          <w:rFonts w:ascii="Times New Roman" w:hAnsi="Times New Roman" w:cs="Times New Roman"/>
          <w:b/>
          <w:szCs w:val="28"/>
          <w:rPrChange w:id="5" w:author="Usman Sohail" w:date="2020-05-22T05:17:00Z">
            <w:rPr>
              <w:rFonts w:ascii="Times New Roman" w:hAnsi="Times New Roman" w:cs="Times New Roman"/>
              <w:b/>
              <w:sz w:val="18"/>
            </w:rPr>
          </w:rPrChange>
        </w:rPr>
      </w:pPr>
      <w:r w:rsidRPr="00483289">
        <w:rPr>
          <w:rFonts w:ascii="Times New Roman" w:hAnsi="Times New Roman" w:cs="Times New Roman"/>
          <w:b/>
          <w:szCs w:val="28"/>
          <w:rPrChange w:id="6" w:author="Usman Sohail" w:date="2020-05-22T05:17:00Z">
            <w:rPr>
              <w:rFonts w:ascii="Times New Roman" w:hAnsi="Times New Roman" w:cs="Times New Roman"/>
              <w:b/>
              <w:sz w:val="18"/>
            </w:rPr>
          </w:rPrChange>
        </w:rPr>
        <w:t>ABSTRACT</w:t>
      </w:r>
    </w:p>
    <w:p w14:paraId="0883680B" w14:textId="0DE91868" w:rsidR="00963407" w:rsidRPr="00483289" w:rsidRDefault="00963407" w:rsidP="00963407">
      <w:pPr>
        <w:spacing w:before="164" w:line="206" w:lineRule="auto"/>
        <w:ind w:left="618" w:right="616" w:firstLine="276"/>
        <w:jc w:val="center"/>
        <w:rPr>
          <w:rFonts w:ascii="Times New Roman" w:hAnsi="Times New Roman" w:cs="Times New Roman"/>
          <w:b/>
          <w:bCs/>
        </w:rPr>
      </w:pPr>
      <w:r w:rsidRPr="00483289">
        <w:rPr>
          <w:rFonts w:ascii="Times New Roman" w:hAnsi="Times New Roman" w:cs="Times New Roman"/>
          <w:b/>
          <w:bCs/>
        </w:rPr>
        <w:t>Hate speech detection has been a growing area of interest as the user base of social media websites has grown. Human content moderators can only do so much, hence automatic detection has become crucial. This paper explores the topic with a focus on Roman Urdu texts as these have not been explored.</w:t>
      </w:r>
    </w:p>
    <w:p w14:paraId="0A2F960A" w14:textId="77777777" w:rsidR="00B54855" w:rsidRPr="00963407" w:rsidRDefault="00B54855">
      <w:pPr>
        <w:pStyle w:val="BodyText"/>
        <w:spacing w:before="14"/>
        <w:rPr>
          <w:rFonts w:ascii="Times New Roman" w:hAnsi="Times New Roman" w:cs="Times New Roman"/>
          <w:sz w:val="13"/>
        </w:rPr>
      </w:pPr>
    </w:p>
    <w:p w14:paraId="18B4F084" w14:textId="45C5A83C" w:rsidR="00B54855" w:rsidRPr="00963407" w:rsidRDefault="00302609" w:rsidP="00963407">
      <w:pPr>
        <w:pStyle w:val="Heading1"/>
        <w:numPr>
          <w:ilvl w:val="0"/>
          <w:numId w:val="1"/>
        </w:numPr>
        <w:tabs>
          <w:tab w:val="left" w:pos="593"/>
          <w:tab w:val="left" w:pos="594"/>
        </w:tabs>
        <w:ind w:hanging="475"/>
      </w:pPr>
      <w:bookmarkStart w:id="7" w:name="Introduction"/>
      <w:bookmarkEnd w:id="7"/>
      <w:r w:rsidRPr="00963407">
        <w:rPr>
          <w:w w:val="115"/>
        </w:rPr>
        <w:t>Introduction</w:t>
      </w:r>
      <w:ins w:id="8" w:author="Usman Sohail" w:date="2020-05-22T05:05:00Z">
        <w:r w:rsidR="003020BA">
          <w:rPr>
            <w:w w:val="115"/>
          </w:rPr>
          <w:t>:</w:t>
        </w:r>
      </w:ins>
    </w:p>
    <w:p w14:paraId="5D94047C" w14:textId="77777777" w:rsidR="00963407" w:rsidRPr="00963407" w:rsidRDefault="00963407" w:rsidP="00963407">
      <w:pPr>
        <w:pStyle w:val="Heading1"/>
        <w:tabs>
          <w:tab w:val="left" w:pos="593"/>
          <w:tab w:val="left" w:pos="594"/>
        </w:tabs>
        <w:ind w:left="474" w:firstLine="0"/>
      </w:pPr>
    </w:p>
    <w:p w14:paraId="707BB085" w14:textId="4662E4E9" w:rsidR="00B54855" w:rsidRPr="00963407" w:rsidRDefault="00302609">
      <w:pPr>
        <w:pStyle w:val="BodyText"/>
        <w:spacing w:line="244" w:lineRule="auto"/>
        <w:ind w:left="119" w:right="117"/>
        <w:jc w:val="both"/>
        <w:rPr>
          <w:rFonts w:ascii="Times New Roman" w:hAnsi="Times New Roman" w:cs="Times New Roman"/>
          <w:sz w:val="24"/>
          <w:szCs w:val="24"/>
        </w:rPr>
      </w:pPr>
      <w:r w:rsidRPr="00963407">
        <w:rPr>
          <w:rFonts w:ascii="Times New Roman" w:hAnsi="Times New Roman" w:cs="Times New Roman"/>
          <w:sz w:val="24"/>
          <w:szCs w:val="24"/>
        </w:rPr>
        <w:t xml:space="preserve">Due to the recent </w:t>
      </w:r>
      <w:r w:rsidRPr="00963407">
        <w:rPr>
          <w:rFonts w:ascii="Times New Roman" w:hAnsi="Times New Roman" w:cs="Times New Roman"/>
          <w:spacing w:val="-3"/>
          <w:sz w:val="24"/>
          <w:szCs w:val="24"/>
        </w:rPr>
        <w:t xml:space="preserve">advancement </w:t>
      </w:r>
      <w:r w:rsidRPr="00963407">
        <w:rPr>
          <w:rFonts w:ascii="Times New Roman" w:hAnsi="Times New Roman" w:cs="Times New Roman"/>
          <w:sz w:val="24"/>
          <w:szCs w:val="24"/>
        </w:rPr>
        <w:t xml:space="preserve">in the field of ML particularly due to </w:t>
      </w:r>
      <w:r w:rsidRPr="00963407">
        <w:rPr>
          <w:rFonts w:ascii="Times New Roman" w:hAnsi="Times New Roman" w:cs="Times New Roman"/>
          <w:spacing w:val="-3"/>
          <w:sz w:val="24"/>
          <w:szCs w:val="24"/>
        </w:rPr>
        <w:t xml:space="preserve">advent </w:t>
      </w:r>
      <w:r w:rsidRPr="00963407">
        <w:rPr>
          <w:rFonts w:ascii="Times New Roman" w:hAnsi="Times New Roman" w:cs="Times New Roman"/>
          <w:sz w:val="24"/>
          <w:szCs w:val="24"/>
        </w:rPr>
        <w:t xml:space="preserve">of deep learning networks, Natural Language Processing (NLP) has seen an increase in research papers. These </w:t>
      </w:r>
      <w:r w:rsidR="00FA154D" w:rsidRPr="00963407">
        <w:rPr>
          <w:rFonts w:ascii="Times New Roman" w:hAnsi="Times New Roman" w:cs="Times New Roman"/>
          <w:spacing w:val="-3"/>
          <w:sz w:val="24"/>
          <w:szCs w:val="24"/>
        </w:rPr>
        <w:t>advances have led</w:t>
      </w:r>
      <w:r w:rsidRPr="00963407">
        <w:rPr>
          <w:rFonts w:ascii="Times New Roman" w:hAnsi="Times New Roman" w:cs="Times New Roman"/>
          <w:sz w:val="24"/>
          <w:szCs w:val="24"/>
        </w:rPr>
        <w:t xml:space="preserve"> </w:t>
      </w:r>
      <w:r w:rsidR="00FA154D" w:rsidRPr="00963407">
        <w:rPr>
          <w:rFonts w:ascii="Times New Roman" w:hAnsi="Times New Roman" w:cs="Times New Roman"/>
          <w:sz w:val="24"/>
          <w:szCs w:val="24"/>
        </w:rPr>
        <w:t>to the</w:t>
      </w:r>
      <w:r w:rsidRPr="00963407">
        <w:rPr>
          <w:rFonts w:ascii="Times New Roman" w:hAnsi="Times New Roman" w:cs="Times New Roman"/>
          <w:sz w:val="24"/>
          <w:szCs w:val="24"/>
        </w:rPr>
        <w:t xml:space="preserve"> adoption of NLP in automated speech recognition, question-answering systems, and more sophisticated NLP systems such as Siri and Alexa. </w:t>
      </w:r>
      <w:r w:rsidRPr="00963407">
        <w:rPr>
          <w:rFonts w:ascii="Times New Roman" w:hAnsi="Times New Roman" w:cs="Times New Roman"/>
          <w:spacing w:val="-3"/>
          <w:sz w:val="24"/>
          <w:szCs w:val="24"/>
        </w:rPr>
        <w:t xml:space="preserve">However, </w:t>
      </w:r>
      <w:r w:rsidRPr="00963407">
        <w:rPr>
          <w:rFonts w:ascii="Times New Roman" w:hAnsi="Times New Roman" w:cs="Times New Roman"/>
          <w:sz w:val="24"/>
          <w:szCs w:val="24"/>
        </w:rPr>
        <w:t xml:space="preserve">recent applications such as exact voice copying with the voice generating hate-speech without even the people whose voice is being copied knowing is a big concern. </w:t>
      </w:r>
      <w:r w:rsidRPr="00963407">
        <w:rPr>
          <w:rFonts w:ascii="Times New Roman" w:hAnsi="Times New Roman" w:cs="Times New Roman"/>
          <w:spacing w:val="-9"/>
          <w:sz w:val="24"/>
          <w:szCs w:val="24"/>
        </w:rPr>
        <w:t xml:space="preserve">To </w:t>
      </w:r>
      <w:r w:rsidRPr="00963407">
        <w:rPr>
          <w:rFonts w:ascii="Times New Roman" w:hAnsi="Times New Roman" w:cs="Times New Roman"/>
          <w:sz w:val="24"/>
          <w:szCs w:val="24"/>
        </w:rPr>
        <w:t>alleviate</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such</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accidents,</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there</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is</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a</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growing</w:t>
      </w:r>
      <w:r w:rsidRPr="00963407">
        <w:rPr>
          <w:rFonts w:ascii="Times New Roman" w:hAnsi="Times New Roman" w:cs="Times New Roman"/>
          <w:spacing w:val="15"/>
          <w:sz w:val="24"/>
          <w:szCs w:val="24"/>
        </w:rPr>
        <w:t xml:space="preserve"> </w:t>
      </w:r>
      <w:r w:rsidRPr="00963407">
        <w:rPr>
          <w:rFonts w:ascii="Times New Roman" w:hAnsi="Times New Roman" w:cs="Times New Roman"/>
          <w:sz w:val="24"/>
          <w:szCs w:val="24"/>
        </w:rPr>
        <w:t>interest</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in</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hate-speech</w:t>
      </w:r>
      <w:r w:rsidRPr="00963407">
        <w:rPr>
          <w:rFonts w:ascii="Times New Roman" w:hAnsi="Times New Roman" w:cs="Times New Roman"/>
          <w:spacing w:val="14"/>
          <w:sz w:val="24"/>
          <w:szCs w:val="24"/>
        </w:rPr>
        <w:t xml:space="preserve"> </w:t>
      </w:r>
      <w:r w:rsidRPr="00963407">
        <w:rPr>
          <w:rFonts w:ascii="Times New Roman" w:hAnsi="Times New Roman" w:cs="Times New Roman"/>
          <w:sz w:val="24"/>
          <w:szCs w:val="24"/>
        </w:rPr>
        <w:t>classification.</w:t>
      </w:r>
    </w:p>
    <w:p w14:paraId="542FE3D6" w14:textId="77777777" w:rsidR="00B54855" w:rsidRPr="00963407" w:rsidRDefault="00B54855">
      <w:pPr>
        <w:pStyle w:val="BodyText"/>
        <w:spacing w:before="4"/>
        <w:rPr>
          <w:rFonts w:ascii="Times New Roman" w:hAnsi="Times New Roman" w:cs="Times New Roman"/>
          <w:sz w:val="24"/>
          <w:szCs w:val="24"/>
        </w:rPr>
      </w:pPr>
    </w:p>
    <w:p w14:paraId="4C447CF5" w14:textId="71D8BDC1" w:rsidR="00B54855" w:rsidRPr="00963407" w:rsidRDefault="00302609">
      <w:pPr>
        <w:pStyle w:val="BodyText"/>
        <w:spacing w:before="1" w:line="244" w:lineRule="auto"/>
        <w:ind w:left="119" w:right="114"/>
        <w:jc w:val="both"/>
        <w:rPr>
          <w:rFonts w:ascii="Times New Roman" w:hAnsi="Times New Roman" w:cs="Times New Roman"/>
          <w:sz w:val="24"/>
          <w:szCs w:val="24"/>
        </w:rPr>
      </w:pPr>
      <w:r w:rsidRPr="00963407">
        <w:rPr>
          <w:rFonts w:ascii="Times New Roman" w:hAnsi="Times New Roman" w:cs="Times New Roman"/>
          <w:sz w:val="24"/>
          <w:szCs w:val="24"/>
        </w:rPr>
        <w:t xml:space="preserve">Classifying hate speech accurately poses new challenges for the NLP </w:t>
      </w:r>
      <w:r w:rsidRPr="00963407">
        <w:rPr>
          <w:rFonts w:ascii="Times New Roman" w:hAnsi="Times New Roman" w:cs="Times New Roman"/>
          <w:spacing w:val="-3"/>
          <w:sz w:val="24"/>
          <w:szCs w:val="24"/>
        </w:rPr>
        <w:t xml:space="preserve">community. </w:t>
      </w:r>
      <w:r w:rsidRPr="00963407">
        <w:rPr>
          <w:rFonts w:ascii="Times New Roman" w:hAnsi="Times New Roman" w:cs="Times New Roman"/>
          <w:sz w:val="24"/>
          <w:szCs w:val="24"/>
        </w:rPr>
        <w:t xml:space="preserve">First, due to multi-lingual nature of social media platforms, it has become difficult for the moderators to identify hate-speech. </w:t>
      </w:r>
      <w:r w:rsidR="00FA154D" w:rsidRPr="00963407">
        <w:rPr>
          <w:rFonts w:ascii="Times New Roman" w:hAnsi="Times New Roman" w:cs="Times New Roman"/>
          <w:spacing w:val="-5"/>
          <w:sz w:val="24"/>
          <w:szCs w:val="24"/>
        </w:rPr>
        <w:t>Fur</w:t>
      </w:r>
      <w:r w:rsidR="00FA154D" w:rsidRPr="00963407">
        <w:rPr>
          <w:rFonts w:ascii="Times New Roman" w:hAnsi="Times New Roman" w:cs="Times New Roman"/>
          <w:sz w:val="24"/>
          <w:szCs w:val="24"/>
        </w:rPr>
        <w:t>thermore, hate</w:t>
      </w:r>
      <w:r w:rsidRPr="00963407">
        <w:rPr>
          <w:rFonts w:ascii="Times New Roman" w:hAnsi="Times New Roman" w:cs="Times New Roman"/>
          <w:sz w:val="24"/>
          <w:szCs w:val="24"/>
        </w:rPr>
        <w:t xml:space="preserve">-speech for one community may not </w:t>
      </w:r>
      <w:r w:rsidRPr="00963407">
        <w:rPr>
          <w:rFonts w:ascii="Times New Roman" w:hAnsi="Times New Roman" w:cs="Times New Roman"/>
          <w:spacing w:val="2"/>
          <w:sz w:val="24"/>
          <w:szCs w:val="24"/>
        </w:rPr>
        <w:t xml:space="preserve">be </w:t>
      </w:r>
      <w:r w:rsidRPr="00963407">
        <w:rPr>
          <w:rFonts w:ascii="Times New Roman" w:hAnsi="Times New Roman" w:cs="Times New Roman"/>
          <w:sz w:val="24"/>
          <w:szCs w:val="24"/>
        </w:rPr>
        <w:t xml:space="preserve">hate-speech for another.  </w:t>
      </w:r>
      <w:r w:rsidR="00FA154D" w:rsidRPr="00963407">
        <w:rPr>
          <w:rFonts w:ascii="Times New Roman" w:hAnsi="Times New Roman" w:cs="Times New Roman"/>
          <w:sz w:val="24"/>
          <w:szCs w:val="24"/>
        </w:rPr>
        <w:t>Therefore, it</w:t>
      </w:r>
      <w:r w:rsidRPr="00963407">
        <w:rPr>
          <w:rFonts w:ascii="Times New Roman" w:hAnsi="Times New Roman" w:cs="Times New Roman"/>
          <w:sz w:val="24"/>
          <w:szCs w:val="24"/>
        </w:rPr>
        <w:t xml:space="preserve"> is </w:t>
      </w:r>
      <w:r w:rsidR="00FA154D" w:rsidRPr="00963407">
        <w:rPr>
          <w:rFonts w:ascii="Times New Roman" w:hAnsi="Times New Roman" w:cs="Times New Roman"/>
          <w:sz w:val="24"/>
          <w:szCs w:val="24"/>
        </w:rPr>
        <w:t>important to</w:t>
      </w:r>
      <w:r w:rsidRPr="00963407">
        <w:rPr>
          <w:rFonts w:ascii="Times New Roman" w:hAnsi="Times New Roman" w:cs="Times New Roman"/>
          <w:sz w:val="24"/>
          <w:szCs w:val="24"/>
        </w:rPr>
        <w:t xml:space="preserve"> design hate speech recognition systems that are specifically trained to detect hate speech in a </w:t>
      </w:r>
      <w:r w:rsidR="00FA154D" w:rsidRPr="00963407">
        <w:rPr>
          <w:rFonts w:ascii="Times New Roman" w:hAnsi="Times New Roman" w:cs="Times New Roman"/>
          <w:sz w:val="24"/>
          <w:szCs w:val="24"/>
        </w:rPr>
        <w:t>language</w:t>
      </w:r>
      <w:r w:rsidRPr="00963407">
        <w:rPr>
          <w:rFonts w:ascii="Times New Roman" w:hAnsi="Times New Roman" w:cs="Times New Roman"/>
          <w:sz w:val="24"/>
          <w:szCs w:val="24"/>
        </w:rPr>
        <w:t>.</w:t>
      </w:r>
    </w:p>
    <w:p w14:paraId="02390DE8" w14:textId="6ABA327D" w:rsidR="00B54855" w:rsidRPr="00963407" w:rsidRDefault="00B54855">
      <w:pPr>
        <w:pStyle w:val="BodyText"/>
        <w:rPr>
          <w:rFonts w:ascii="Times New Roman" w:hAnsi="Times New Roman" w:cs="Times New Roman"/>
          <w:sz w:val="24"/>
        </w:rPr>
      </w:pPr>
      <w:bookmarkStart w:id="9" w:name="Problems_with_the_current_system"/>
      <w:bookmarkEnd w:id="9"/>
    </w:p>
    <w:p w14:paraId="3467A47A" w14:textId="07F60C69" w:rsidR="00FA154D" w:rsidRPr="00963407" w:rsidRDefault="00FA154D" w:rsidP="00FA154D">
      <w:pPr>
        <w:pStyle w:val="Heading1"/>
        <w:numPr>
          <w:ilvl w:val="0"/>
          <w:numId w:val="1"/>
        </w:numPr>
        <w:tabs>
          <w:tab w:val="left" w:pos="593"/>
          <w:tab w:val="left" w:pos="594"/>
        </w:tabs>
        <w:ind w:hanging="475"/>
      </w:pPr>
      <w:r w:rsidRPr="00963407">
        <w:rPr>
          <w:w w:val="115"/>
        </w:rPr>
        <w:t>Motivation:</w:t>
      </w:r>
    </w:p>
    <w:p w14:paraId="07070129" w14:textId="29014065" w:rsidR="00FA154D" w:rsidRPr="00963407" w:rsidRDefault="00FA154D" w:rsidP="00FA154D">
      <w:pPr>
        <w:pStyle w:val="BodyText"/>
        <w:spacing w:before="6"/>
        <w:ind w:firstLine="474"/>
        <w:rPr>
          <w:rFonts w:ascii="Times New Roman" w:hAnsi="Times New Roman" w:cs="Times New Roman"/>
        </w:rPr>
      </w:pPr>
    </w:p>
    <w:p w14:paraId="138C7726" w14:textId="6DB335F5" w:rsidR="00AC093D" w:rsidRPr="00963407" w:rsidRDefault="003D0B2E" w:rsidP="00AC093D">
      <w:pPr>
        <w:pStyle w:val="BodyText"/>
        <w:spacing w:line="244" w:lineRule="auto"/>
        <w:ind w:right="115"/>
        <w:jc w:val="both"/>
        <w:rPr>
          <w:rFonts w:ascii="Times New Roman" w:hAnsi="Times New Roman" w:cs="Times New Roman"/>
          <w:sz w:val="24"/>
          <w:szCs w:val="24"/>
        </w:rPr>
      </w:pPr>
      <w:r w:rsidRPr="00963407">
        <w:rPr>
          <w:rFonts w:ascii="Times New Roman" w:hAnsi="Times New Roman" w:cs="Times New Roman"/>
          <w:sz w:val="24"/>
          <w:szCs w:val="24"/>
        </w:rPr>
        <w:t xml:space="preserve">Classifying hate speech </w:t>
      </w:r>
      <w:r w:rsidR="00FA154D" w:rsidRPr="00963407">
        <w:rPr>
          <w:rFonts w:ascii="Times New Roman" w:hAnsi="Times New Roman" w:cs="Times New Roman"/>
          <w:sz w:val="24"/>
          <w:szCs w:val="24"/>
        </w:rPr>
        <w:t xml:space="preserve">in a </w:t>
      </w:r>
      <w:r w:rsidRPr="00963407">
        <w:rPr>
          <w:rFonts w:ascii="Times New Roman" w:hAnsi="Times New Roman" w:cs="Times New Roman"/>
          <w:sz w:val="24"/>
          <w:szCs w:val="24"/>
        </w:rPr>
        <w:t>multi-lingual</w:t>
      </w:r>
      <w:r w:rsidR="00FA154D" w:rsidRPr="00963407">
        <w:rPr>
          <w:rFonts w:ascii="Times New Roman" w:hAnsi="Times New Roman" w:cs="Times New Roman"/>
          <w:sz w:val="24"/>
          <w:szCs w:val="24"/>
        </w:rPr>
        <w:t xml:space="preserve"> society where </w:t>
      </w:r>
      <w:r w:rsidRPr="00963407">
        <w:rPr>
          <w:rFonts w:ascii="Times New Roman" w:hAnsi="Times New Roman" w:cs="Times New Roman"/>
          <w:sz w:val="24"/>
          <w:szCs w:val="24"/>
        </w:rPr>
        <w:t xml:space="preserve">57% of the population can converse in English is a challenge as the rest of population speaks Urdu, the National language of a country of 212.2 million people. </w:t>
      </w:r>
      <w:r w:rsidR="00AC093D" w:rsidRPr="00963407">
        <w:rPr>
          <w:rFonts w:ascii="Times New Roman" w:hAnsi="Times New Roman" w:cs="Times New Roman"/>
          <w:sz w:val="24"/>
          <w:szCs w:val="24"/>
        </w:rPr>
        <w:t xml:space="preserve">Hate speech classification </w:t>
      </w:r>
      <w:r w:rsidRPr="00963407">
        <w:rPr>
          <w:rFonts w:ascii="Times New Roman" w:hAnsi="Times New Roman" w:cs="Times New Roman"/>
          <w:sz w:val="24"/>
          <w:szCs w:val="24"/>
        </w:rPr>
        <w:t xml:space="preserve">can be a challenge in this scenario manually as the moderator might not know both languages. </w:t>
      </w:r>
      <w:r w:rsidR="00AC093D" w:rsidRPr="00963407">
        <w:rPr>
          <w:rFonts w:ascii="Times New Roman" w:hAnsi="Times New Roman" w:cs="Times New Roman"/>
          <w:sz w:val="24"/>
          <w:szCs w:val="24"/>
        </w:rPr>
        <w:t>Furthermore, the system is significantly</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flawed,</w:t>
      </w:r>
      <w:r w:rsidR="00AC093D" w:rsidRPr="00963407">
        <w:rPr>
          <w:rFonts w:ascii="Times New Roman" w:hAnsi="Times New Roman" w:cs="Times New Roman"/>
          <w:spacing w:val="-1"/>
          <w:sz w:val="24"/>
          <w:szCs w:val="24"/>
        </w:rPr>
        <w:t xml:space="preserve"> </w:t>
      </w:r>
      <w:r w:rsidR="00AC093D" w:rsidRPr="00963407">
        <w:rPr>
          <w:rFonts w:ascii="Times New Roman" w:hAnsi="Times New Roman" w:cs="Times New Roman"/>
          <w:sz w:val="24"/>
          <w:szCs w:val="24"/>
        </w:rPr>
        <w:t>firstly</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human</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moderators</w:t>
      </w:r>
      <w:r w:rsidR="00AC093D" w:rsidRPr="00963407">
        <w:rPr>
          <w:rFonts w:ascii="Times New Roman" w:hAnsi="Times New Roman" w:cs="Times New Roman"/>
          <w:spacing w:val="-4"/>
          <w:sz w:val="24"/>
          <w:szCs w:val="24"/>
        </w:rPr>
        <w:t xml:space="preserve"> </w:t>
      </w:r>
      <w:r w:rsidR="00AC093D" w:rsidRPr="00963407">
        <w:rPr>
          <w:rFonts w:ascii="Times New Roman" w:hAnsi="Times New Roman" w:cs="Times New Roman"/>
          <w:sz w:val="24"/>
          <w:szCs w:val="24"/>
        </w:rPr>
        <w:t>are</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not</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consistent</w:t>
      </w:r>
      <w:r w:rsidR="00AC093D" w:rsidRPr="00963407">
        <w:rPr>
          <w:rFonts w:ascii="Times New Roman" w:hAnsi="Times New Roman" w:cs="Times New Roman"/>
          <w:spacing w:val="-4"/>
          <w:sz w:val="24"/>
          <w:szCs w:val="24"/>
        </w:rPr>
        <w:t xml:space="preserve"> </w:t>
      </w:r>
      <w:r w:rsidR="00AC093D" w:rsidRPr="00963407">
        <w:rPr>
          <w:rFonts w:ascii="Times New Roman" w:hAnsi="Times New Roman" w:cs="Times New Roman"/>
          <w:sz w:val="24"/>
          <w:szCs w:val="24"/>
        </w:rPr>
        <w:t>in</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marking</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content</w:t>
      </w:r>
      <w:r w:rsidR="00AC093D" w:rsidRPr="00963407">
        <w:rPr>
          <w:rFonts w:ascii="Times New Roman" w:hAnsi="Times New Roman" w:cs="Times New Roman"/>
          <w:spacing w:val="-4"/>
          <w:sz w:val="24"/>
          <w:szCs w:val="24"/>
        </w:rPr>
        <w:t xml:space="preserve"> </w:t>
      </w:r>
      <w:r w:rsidR="00AC093D" w:rsidRPr="00963407">
        <w:rPr>
          <w:rFonts w:ascii="Times New Roman" w:hAnsi="Times New Roman" w:cs="Times New Roman"/>
          <w:sz w:val="24"/>
          <w:szCs w:val="24"/>
        </w:rPr>
        <w:t>as</w:t>
      </w:r>
      <w:r w:rsidR="00AC093D" w:rsidRPr="00963407">
        <w:rPr>
          <w:rFonts w:ascii="Times New Roman" w:hAnsi="Times New Roman" w:cs="Times New Roman"/>
          <w:spacing w:val="-3"/>
          <w:sz w:val="24"/>
          <w:szCs w:val="24"/>
        </w:rPr>
        <w:t xml:space="preserve"> </w:t>
      </w:r>
      <w:r w:rsidR="00AC093D" w:rsidRPr="00963407">
        <w:rPr>
          <w:rFonts w:ascii="Times New Roman" w:hAnsi="Times New Roman" w:cs="Times New Roman"/>
          <w:sz w:val="24"/>
          <w:szCs w:val="24"/>
        </w:rPr>
        <w:t>hateful or inappropriate, human bias can creep into moderation and result in racism or xenophobia deciding what content stays online. Secondly, human moderators cannot work on this job for long because of the negative effects on their mental health due to exposure to graphic content. Therefore, it is in the interest of online platforms</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to</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make</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the</w:t>
      </w:r>
      <w:r w:rsidR="00AC093D" w:rsidRPr="00963407">
        <w:rPr>
          <w:rFonts w:ascii="Times New Roman" w:hAnsi="Times New Roman" w:cs="Times New Roman"/>
          <w:spacing w:val="13"/>
          <w:sz w:val="24"/>
          <w:szCs w:val="24"/>
        </w:rPr>
        <w:t xml:space="preserve"> </w:t>
      </w:r>
      <w:r w:rsidR="00AC093D" w:rsidRPr="00963407">
        <w:rPr>
          <w:rFonts w:ascii="Times New Roman" w:hAnsi="Times New Roman" w:cs="Times New Roman"/>
          <w:sz w:val="24"/>
          <w:szCs w:val="24"/>
        </w:rPr>
        <w:t>transition</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pacing w:val="-3"/>
          <w:sz w:val="24"/>
          <w:szCs w:val="24"/>
        </w:rPr>
        <w:t>towards</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automatic</w:t>
      </w:r>
      <w:r w:rsidR="00AC093D" w:rsidRPr="00963407">
        <w:rPr>
          <w:rFonts w:ascii="Times New Roman" w:hAnsi="Times New Roman" w:cs="Times New Roman"/>
          <w:spacing w:val="13"/>
          <w:sz w:val="24"/>
          <w:szCs w:val="24"/>
        </w:rPr>
        <w:t xml:space="preserve"> </w:t>
      </w:r>
      <w:r w:rsidR="00AC093D" w:rsidRPr="00963407">
        <w:rPr>
          <w:rFonts w:ascii="Times New Roman" w:hAnsi="Times New Roman" w:cs="Times New Roman"/>
          <w:sz w:val="24"/>
          <w:szCs w:val="24"/>
        </w:rPr>
        <w:t>detection</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of</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hateful</w:t>
      </w:r>
      <w:r w:rsidR="00AC093D" w:rsidRPr="00963407">
        <w:rPr>
          <w:rFonts w:ascii="Times New Roman" w:hAnsi="Times New Roman" w:cs="Times New Roman"/>
          <w:spacing w:val="13"/>
          <w:sz w:val="24"/>
          <w:szCs w:val="24"/>
        </w:rPr>
        <w:t xml:space="preserve"> </w:t>
      </w:r>
      <w:r w:rsidR="00AC093D" w:rsidRPr="00963407">
        <w:rPr>
          <w:rFonts w:ascii="Times New Roman" w:hAnsi="Times New Roman" w:cs="Times New Roman"/>
          <w:sz w:val="24"/>
          <w:szCs w:val="24"/>
        </w:rPr>
        <w:t>and</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inappropriate</w:t>
      </w:r>
      <w:r w:rsidR="00AC093D" w:rsidRPr="00963407">
        <w:rPr>
          <w:rFonts w:ascii="Times New Roman" w:hAnsi="Times New Roman" w:cs="Times New Roman"/>
          <w:spacing w:val="12"/>
          <w:sz w:val="24"/>
          <w:szCs w:val="24"/>
        </w:rPr>
        <w:t xml:space="preserve"> </w:t>
      </w:r>
      <w:r w:rsidR="00AC093D" w:rsidRPr="00963407">
        <w:rPr>
          <w:rFonts w:ascii="Times New Roman" w:hAnsi="Times New Roman" w:cs="Times New Roman"/>
          <w:sz w:val="24"/>
          <w:szCs w:val="24"/>
        </w:rPr>
        <w:t xml:space="preserve">content. </w:t>
      </w:r>
    </w:p>
    <w:p w14:paraId="3D89D1A1" w14:textId="6D5D240A" w:rsidR="00DD29DF" w:rsidRPr="00963407" w:rsidRDefault="00DD29DF" w:rsidP="00AC093D">
      <w:pPr>
        <w:pStyle w:val="BodyText"/>
        <w:spacing w:line="244" w:lineRule="auto"/>
        <w:ind w:right="115"/>
        <w:jc w:val="both"/>
        <w:rPr>
          <w:rFonts w:ascii="Times New Roman" w:hAnsi="Times New Roman" w:cs="Times New Roman"/>
        </w:rPr>
      </w:pPr>
    </w:p>
    <w:p w14:paraId="7B2A2D76" w14:textId="4B735E54" w:rsidR="00ED5B8B" w:rsidRPr="00963407" w:rsidRDefault="00ED5B8B" w:rsidP="00ED5B8B">
      <w:pPr>
        <w:pStyle w:val="Heading1"/>
        <w:numPr>
          <w:ilvl w:val="0"/>
          <w:numId w:val="1"/>
        </w:numPr>
        <w:tabs>
          <w:tab w:val="left" w:pos="593"/>
          <w:tab w:val="left" w:pos="594"/>
        </w:tabs>
        <w:ind w:hanging="475"/>
      </w:pPr>
      <w:r w:rsidRPr="00963407">
        <w:rPr>
          <w:w w:val="115"/>
        </w:rPr>
        <w:t xml:space="preserve">Related </w:t>
      </w:r>
      <w:ins w:id="10" w:author="Usman Sohail" w:date="2020-05-22T04:44:00Z">
        <w:r w:rsidR="001840C3">
          <w:rPr>
            <w:w w:val="115"/>
          </w:rPr>
          <w:t>W</w:t>
        </w:r>
      </w:ins>
      <w:del w:id="11" w:author="Usman Sohail" w:date="2020-05-22T04:44:00Z">
        <w:r w:rsidRPr="00963407" w:rsidDel="001840C3">
          <w:rPr>
            <w:w w:val="115"/>
          </w:rPr>
          <w:delText>W</w:delText>
        </w:r>
      </w:del>
      <w:r w:rsidRPr="00963407">
        <w:rPr>
          <w:w w:val="115"/>
        </w:rPr>
        <w:t>ork:</w:t>
      </w:r>
    </w:p>
    <w:p w14:paraId="1547BCCB" w14:textId="77777777" w:rsidR="00ED5B8B" w:rsidRPr="00963407" w:rsidRDefault="00ED5B8B" w:rsidP="00ED5B8B">
      <w:pPr>
        <w:pStyle w:val="Heading1"/>
        <w:tabs>
          <w:tab w:val="left" w:pos="593"/>
          <w:tab w:val="left" w:pos="594"/>
        </w:tabs>
      </w:pPr>
    </w:p>
    <w:p w14:paraId="6EF76363" w14:textId="7C6FA4C7" w:rsidR="00AC093D" w:rsidRPr="00963407" w:rsidRDefault="002F30DE" w:rsidP="00AC093D">
      <w:pPr>
        <w:pStyle w:val="BodyText"/>
        <w:spacing w:line="244" w:lineRule="auto"/>
        <w:ind w:right="115"/>
        <w:jc w:val="both"/>
        <w:rPr>
          <w:rFonts w:ascii="Times New Roman" w:hAnsi="Times New Roman" w:cs="Times New Roman"/>
          <w:sz w:val="24"/>
          <w:szCs w:val="24"/>
        </w:rPr>
      </w:pPr>
      <w:sdt>
        <w:sdtPr>
          <w:rPr>
            <w:rFonts w:ascii="Times New Roman" w:hAnsi="Times New Roman" w:cs="Times New Roman"/>
            <w:sz w:val="24"/>
            <w:szCs w:val="24"/>
          </w:rPr>
          <w:id w:val="833729132"/>
          <w:citation/>
        </w:sdtPr>
        <w:sdtEndPr/>
        <w:sdtContent>
          <w:r w:rsidR="004D598C" w:rsidRPr="00963407">
            <w:rPr>
              <w:rFonts w:ascii="Times New Roman" w:hAnsi="Times New Roman" w:cs="Times New Roman"/>
              <w:sz w:val="24"/>
              <w:szCs w:val="24"/>
            </w:rPr>
            <w:fldChar w:fldCharType="begin"/>
          </w:r>
          <w:r w:rsidR="004D598C" w:rsidRPr="00963407">
            <w:rPr>
              <w:rFonts w:ascii="Times New Roman" w:hAnsi="Times New Roman" w:cs="Times New Roman"/>
              <w:sz w:val="24"/>
              <w:szCs w:val="24"/>
            </w:rPr>
            <w:instrText xml:space="preserve"> CITATION Wil \l 1033 </w:instrText>
          </w:r>
          <w:r w:rsidR="004D598C" w:rsidRPr="00963407">
            <w:rPr>
              <w:rFonts w:ascii="Times New Roman" w:hAnsi="Times New Roman" w:cs="Times New Roman"/>
              <w:sz w:val="24"/>
              <w:szCs w:val="24"/>
            </w:rPr>
            <w:fldChar w:fldCharType="separate"/>
          </w:r>
          <w:r w:rsidR="009C02C6" w:rsidRPr="00963407">
            <w:rPr>
              <w:rFonts w:ascii="Times New Roman" w:hAnsi="Times New Roman" w:cs="Times New Roman"/>
              <w:noProof/>
              <w:sz w:val="24"/>
              <w:szCs w:val="24"/>
            </w:rPr>
            <w:t>[1]</w:t>
          </w:r>
          <w:r w:rsidR="004D598C" w:rsidRPr="00963407">
            <w:rPr>
              <w:rFonts w:ascii="Times New Roman" w:hAnsi="Times New Roman" w:cs="Times New Roman"/>
              <w:sz w:val="24"/>
              <w:szCs w:val="24"/>
            </w:rPr>
            <w:fldChar w:fldCharType="end"/>
          </w:r>
        </w:sdtContent>
      </w:sdt>
      <w:r w:rsidR="004D598C" w:rsidRPr="00963407">
        <w:rPr>
          <w:rFonts w:ascii="Times New Roman" w:hAnsi="Times New Roman" w:cs="Times New Roman"/>
          <w:sz w:val="24"/>
          <w:szCs w:val="24"/>
        </w:rPr>
        <w:t xml:space="preserve"> suggest that unigram features do not perform well in classification tasks and feature extraction criteria can be made more robust by using feature extraction techniques.</w:t>
      </w:r>
      <w:sdt>
        <w:sdtPr>
          <w:rPr>
            <w:rFonts w:ascii="Times New Roman" w:hAnsi="Times New Roman" w:cs="Times New Roman"/>
            <w:sz w:val="24"/>
            <w:szCs w:val="24"/>
          </w:rPr>
          <w:id w:val="-1195147893"/>
          <w:citation/>
        </w:sdtPr>
        <w:sdtEndPr/>
        <w:sdtContent>
          <w:r w:rsidR="004D598C" w:rsidRPr="00963407">
            <w:rPr>
              <w:rFonts w:ascii="Times New Roman" w:hAnsi="Times New Roman" w:cs="Times New Roman"/>
              <w:sz w:val="24"/>
              <w:szCs w:val="24"/>
            </w:rPr>
            <w:fldChar w:fldCharType="begin"/>
          </w:r>
          <w:r w:rsidR="004D598C" w:rsidRPr="00963407">
            <w:rPr>
              <w:rFonts w:ascii="Times New Roman" w:hAnsi="Times New Roman" w:cs="Times New Roman"/>
              <w:sz w:val="24"/>
              <w:szCs w:val="24"/>
            </w:rPr>
            <w:instrText xml:space="preserve"> CITATION Pin \l 1033 </w:instrText>
          </w:r>
          <w:r w:rsidR="004D598C" w:rsidRPr="00963407">
            <w:rPr>
              <w:rFonts w:ascii="Times New Roman" w:hAnsi="Times New Roman" w:cs="Times New Roman"/>
              <w:sz w:val="24"/>
              <w:szCs w:val="24"/>
            </w:rPr>
            <w:fldChar w:fldCharType="separate"/>
          </w:r>
          <w:r w:rsidR="009C02C6" w:rsidRPr="00963407">
            <w:rPr>
              <w:rFonts w:ascii="Times New Roman" w:hAnsi="Times New Roman" w:cs="Times New Roman"/>
              <w:noProof/>
              <w:sz w:val="24"/>
              <w:szCs w:val="24"/>
            </w:rPr>
            <w:t xml:space="preserve"> [2]</w:t>
          </w:r>
          <w:r w:rsidR="004D598C" w:rsidRPr="00963407">
            <w:rPr>
              <w:rFonts w:ascii="Times New Roman" w:hAnsi="Times New Roman" w:cs="Times New Roman"/>
              <w:sz w:val="24"/>
              <w:szCs w:val="24"/>
            </w:rPr>
            <w:fldChar w:fldCharType="end"/>
          </w:r>
        </w:sdtContent>
      </w:sdt>
      <w:r w:rsidR="004D598C" w:rsidRPr="00963407">
        <w:rPr>
          <w:rFonts w:ascii="Times New Roman" w:hAnsi="Times New Roman" w:cs="Times New Roman"/>
          <w:sz w:val="24"/>
          <w:szCs w:val="24"/>
        </w:rPr>
        <w:t xml:space="preserve"> suggest that ensemble </w:t>
      </w:r>
      <w:r w:rsidR="004D598C" w:rsidRPr="00963407">
        <w:rPr>
          <w:rFonts w:ascii="Times New Roman" w:hAnsi="Times New Roman" w:cs="Times New Roman"/>
          <w:sz w:val="24"/>
          <w:szCs w:val="24"/>
        </w:rPr>
        <w:lastRenderedPageBreak/>
        <w:t xml:space="preserve">learning is the way forward in the multi-lingual classification problem whereas </w:t>
      </w:r>
      <w:sdt>
        <w:sdtPr>
          <w:rPr>
            <w:rFonts w:ascii="Times New Roman" w:hAnsi="Times New Roman" w:cs="Times New Roman"/>
            <w:sz w:val="24"/>
            <w:szCs w:val="24"/>
          </w:rPr>
          <w:id w:val="-974292020"/>
          <w:citation/>
        </w:sdtPr>
        <w:sdtEndPr/>
        <w:sdtContent>
          <w:r w:rsidR="004D598C" w:rsidRPr="00963407">
            <w:rPr>
              <w:rFonts w:ascii="Times New Roman" w:hAnsi="Times New Roman" w:cs="Times New Roman"/>
              <w:sz w:val="24"/>
              <w:szCs w:val="24"/>
            </w:rPr>
            <w:fldChar w:fldCharType="begin"/>
          </w:r>
          <w:r w:rsidR="004D598C" w:rsidRPr="00963407">
            <w:rPr>
              <w:rFonts w:ascii="Times New Roman" w:hAnsi="Times New Roman" w:cs="Times New Roman"/>
              <w:sz w:val="24"/>
              <w:szCs w:val="24"/>
            </w:rPr>
            <w:instrText xml:space="preserve"> CITATION Mic \l 1033 </w:instrText>
          </w:r>
          <w:r w:rsidR="004D598C" w:rsidRPr="00963407">
            <w:rPr>
              <w:rFonts w:ascii="Times New Roman" w:hAnsi="Times New Roman" w:cs="Times New Roman"/>
              <w:sz w:val="24"/>
              <w:szCs w:val="24"/>
            </w:rPr>
            <w:fldChar w:fldCharType="separate"/>
          </w:r>
          <w:r w:rsidR="009C02C6" w:rsidRPr="00963407">
            <w:rPr>
              <w:rFonts w:ascii="Times New Roman" w:hAnsi="Times New Roman" w:cs="Times New Roman"/>
              <w:noProof/>
              <w:sz w:val="24"/>
              <w:szCs w:val="24"/>
            </w:rPr>
            <w:t>[3]</w:t>
          </w:r>
          <w:r w:rsidR="004D598C" w:rsidRPr="00963407">
            <w:rPr>
              <w:rFonts w:ascii="Times New Roman" w:hAnsi="Times New Roman" w:cs="Times New Roman"/>
              <w:sz w:val="24"/>
              <w:szCs w:val="24"/>
            </w:rPr>
            <w:fldChar w:fldCharType="end"/>
          </w:r>
        </w:sdtContent>
      </w:sdt>
      <w:r w:rsidR="004D598C" w:rsidRPr="00963407">
        <w:rPr>
          <w:rFonts w:ascii="Times New Roman" w:hAnsi="Times New Roman" w:cs="Times New Roman"/>
          <w:sz w:val="24"/>
          <w:szCs w:val="24"/>
        </w:rPr>
        <w:t xml:space="preserve"> </w:t>
      </w:r>
      <w:r w:rsidR="009C02C6" w:rsidRPr="00963407">
        <w:rPr>
          <w:rFonts w:ascii="Times New Roman" w:hAnsi="Times New Roman" w:cs="Times New Roman"/>
          <w:sz w:val="24"/>
          <w:szCs w:val="24"/>
        </w:rPr>
        <w:t>improves the existing models using the pre-trained embeddings which are robust vector representations.[3] also suggests to use complex features.</w:t>
      </w:r>
      <w:sdt>
        <w:sdtPr>
          <w:rPr>
            <w:rFonts w:ascii="Times New Roman" w:hAnsi="Times New Roman" w:cs="Times New Roman"/>
            <w:sz w:val="24"/>
            <w:szCs w:val="24"/>
          </w:rPr>
          <w:id w:val="131445481"/>
          <w:citation/>
        </w:sdtPr>
        <w:sdtEndPr/>
        <w:sdtContent>
          <w:r w:rsidR="009C02C6" w:rsidRPr="00963407">
            <w:rPr>
              <w:rFonts w:ascii="Times New Roman" w:hAnsi="Times New Roman" w:cs="Times New Roman"/>
              <w:sz w:val="24"/>
              <w:szCs w:val="24"/>
            </w:rPr>
            <w:fldChar w:fldCharType="begin"/>
          </w:r>
          <w:r w:rsidR="009C02C6" w:rsidRPr="00963407">
            <w:rPr>
              <w:rFonts w:ascii="Times New Roman" w:hAnsi="Times New Roman" w:cs="Times New Roman"/>
              <w:sz w:val="24"/>
              <w:szCs w:val="24"/>
            </w:rPr>
            <w:instrText xml:space="preserve"> CITATION Wya \l 1033 </w:instrText>
          </w:r>
          <w:r w:rsidR="009C02C6" w:rsidRPr="00963407">
            <w:rPr>
              <w:rFonts w:ascii="Times New Roman" w:hAnsi="Times New Roman" w:cs="Times New Roman"/>
              <w:sz w:val="24"/>
              <w:szCs w:val="24"/>
            </w:rPr>
            <w:fldChar w:fldCharType="separate"/>
          </w:r>
          <w:r w:rsidR="009C02C6" w:rsidRPr="00963407">
            <w:rPr>
              <w:rFonts w:ascii="Times New Roman" w:hAnsi="Times New Roman" w:cs="Times New Roman"/>
              <w:noProof/>
              <w:sz w:val="24"/>
              <w:szCs w:val="24"/>
            </w:rPr>
            <w:t xml:space="preserve"> [4]</w:t>
          </w:r>
          <w:r w:rsidR="009C02C6" w:rsidRPr="00963407">
            <w:rPr>
              <w:rFonts w:ascii="Times New Roman" w:hAnsi="Times New Roman" w:cs="Times New Roman"/>
              <w:sz w:val="24"/>
              <w:szCs w:val="24"/>
            </w:rPr>
            <w:fldChar w:fldCharType="end"/>
          </w:r>
        </w:sdtContent>
      </w:sdt>
      <w:sdt>
        <w:sdtPr>
          <w:rPr>
            <w:rFonts w:ascii="Times New Roman" w:hAnsi="Times New Roman" w:cs="Times New Roman"/>
            <w:sz w:val="24"/>
            <w:szCs w:val="24"/>
          </w:rPr>
          <w:id w:val="-928586312"/>
          <w:citation/>
        </w:sdtPr>
        <w:sdtEndPr/>
        <w:sdtContent>
          <w:r w:rsidR="009C02C6" w:rsidRPr="00963407">
            <w:rPr>
              <w:rFonts w:ascii="Times New Roman" w:hAnsi="Times New Roman" w:cs="Times New Roman"/>
              <w:sz w:val="24"/>
              <w:szCs w:val="24"/>
            </w:rPr>
            <w:fldChar w:fldCharType="begin"/>
          </w:r>
          <w:r w:rsidR="009C02C6" w:rsidRPr="00963407">
            <w:rPr>
              <w:rFonts w:ascii="Times New Roman" w:hAnsi="Times New Roman" w:cs="Times New Roman"/>
              <w:sz w:val="24"/>
              <w:szCs w:val="24"/>
            </w:rPr>
            <w:instrText xml:space="preserve"> CITATION Waf \l 1033 </w:instrText>
          </w:r>
          <w:r w:rsidR="009C02C6" w:rsidRPr="00963407">
            <w:rPr>
              <w:rFonts w:ascii="Times New Roman" w:hAnsi="Times New Roman" w:cs="Times New Roman"/>
              <w:sz w:val="24"/>
              <w:szCs w:val="24"/>
            </w:rPr>
            <w:fldChar w:fldCharType="separate"/>
          </w:r>
          <w:r w:rsidR="009C02C6" w:rsidRPr="00963407">
            <w:rPr>
              <w:rFonts w:ascii="Times New Roman" w:hAnsi="Times New Roman" w:cs="Times New Roman"/>
              <w:noProof/>
              <w:sz w:val="24"/>
              <w:szCs w:val="24"/>
            </w:rPr>
            <w:t xml:space="preserve"> [5]</w:t>
          </w:r>
          <w:r w:rsidR="009C02C6" w:rsidRPr="00963407">
            <w:rPr>
              <w:rFonts w:ascii="Times New Roman" w:hAnsi="Times New Roman" w:cs="Times New Roman"/>
              <w:sz w:val="24"/>
              <w:szCs w:val="24"/>
            </w:rPr>
            <w:fldChar w:fldCharType="end"/>
          </w:r>
        </w:sdtContent>
      </w:sdt>
      <w:r w:rsidR="009C02C6" w:rsidRPr="00963407">
        <w:rPr>
          <w:rFonts w:ascii="Times New Roman" w:hAnsi="Times New Roman" w:cs="Times New Roman"/>
          <w:sz w:val="24"/>
          <w:szCs w:val="24"/>
        </w:rPr>
        <w:t xml:space="preserve"> also suggest to use deep learning networks to these tasks. </w:t>
      </w:r>
      <w:r w:rsidR="004D598C" w:rsidRPr="00963407">
        <w:rPr>
          <w:rFonts w:ascii="Times New Roman" w:hAnsi="Times New Roman" w:cs="Times New Roman"/>
          <w:sz w:val="24"/>
          <w:szCs w:val="24"/>
        </w:rPr>
        <w:t xml:space="preserve">We aim </w:t>
      </w:r>
      <w:r w:rsidR="009C02C6" w:rsidRPr="00963407">
        <w:rPr>
          <w:rFonts w:ascii="Times New Roman" w:hAnsi="Times New Roman" w:cs="Times New Roman"/>
          <w:sz w:val="24"/>
          <w:szCs w:val="24"/>
        </w:rPr>
        <w:t>not only</w:t>
      </w:r>
      <w:r w:rsidR="004D598C" w:rsidRPr="00963407">
        <w:rPr>
          <w:rFonts w:ascii="Times New Roman" w:hAnsi="Times New Roman" w:cs="Times New Roman"/>
          <w:sz w:val="24"/>
          <w:szCs w:val="24"/>
        </w:rPr>
        <w:t xml:space="preserve"> apply these techniques to Roman Urdu dataset for sentiment classification task</w:t>
      </w:r>
      <w:r w:rsidR="009C02C6" w:rsidRPr="00963407">
        <w:rPr>
          <w:rFonts w:ascii="Times New Roman" w:hAnsi="Times New Roman" w:cs="Times New Roman"/>
          <w:sz w:val="24"/>
          <w:szCs w:val="24"/>
        </w:rPr>
        <w:t xml:space="preserve"> but also try hybrid model approaches.</w:t>
      </w:r>
    </w:p>
    <w:p w14:paraId="3287D300" w14:textId="77777777" w:rsidR="00AC093D" w:rsidRPr="00963407" w:rsidRDefault="00AC093D" w:rsidP="00AC093D">
      <w:pPr>
        <w:pStyle w:val="BodyText"/>
        <w:spacing w:line="244" w:lineRule="auto"/>
        <w:ind w:right="115"/>
        <w:jc w:val="both"/>
        <w:rPr>
          <w:rFonts w:ascii="Times New Roman" w:hAnsi="Times New Roman" w:cs="Times New Roman"/>
        </w:rPr>
      </w:pPr>
    </w:p>
    <w:p w14:paraId="1D7475DF" w14:textId="2C669886" w:rsidR="00DD29DF" w:rsidRPr="008326BE" w:rsidRDefault="00AC093D" w:rsidP="00DD29DF">
      <w:pPr>
        <w:pStyle w:val="Heading1"/>
        <w:numPr>
          <w:ilvl w:val="0"/>
          <w:numId w:val="1"/>
        </w:numPr>
        <w:tabs>
          <w:tab w:val="left" w:pos="593"/>
          <w:tab w:val="left" w:pos="594"/>
        </w:tabs>
        <w:ind w:hanging="475"/>
      </w:pPr>
      <w:r w:rsidRPr="00963407">
        <w:rPr>
          <w:w w:val="115"/>
        </w:rPr>
        <w:t>Methodology:</w:t>
      </w:r>
    </w:p>
    <w:p w14:paraId="76F6246B" w14:textId="77777777" w:rsidR="008326BE" w:rsidRPr="00963407" w:rsidRDefault="008326BE" w:rsidP="008326BE">
      <w:pPr>
        <w:pStyle w:val="Heading1"/>
        <w:tabs>
          <w:tab w:val="left" w:pos="593"/>
          <w:tab w:val="left" w:pos="594"/>
        </w:tabs>
        <w:ind w:left="474" w:firstLine="0"/>
      </w:pPr>
    </w:p>
    <w:p w14:paraId="3AACF1EC" w14:textId="3DA19D1A" w:rsidR="00DD29DF" w:rsidRPr="00963407" w:rsidRDefault="00DD29DF" w:rsidP="00DD29DF">
      <w:pPr>
        <w:pStyle w:val="Heading1"/>
        <w:numPr>
          <w:ilvl w:val="1"/>
          <w:numId w:val="1"/>
        </w:numPr>
        <w:tabs>
          <w:tab w:val="left" w:pos="593"/>
          <w:tab w:val="left" w:pos="594"/>
        </w:tabs>
      </w:pPr>
      <w:r w:rsidRPr="00963407">
        <w:t>Dataset</w:t>
      </w:r>
      <w:ins w:id="12" w:author="Usman Sohail" w:date="2020-05-22T05:05:00Z">
        <w:r w:rsidR="003020BA">
          <w:t>:</w:t>
        </w:r>
      </w:ins>
    </w:p>
    <w:p w14:paraId="623303A9" w14:textId="15C72E77" w:rsidR="00DD29DF" w:rsidRDefault="00DD29DF" w:rsidP="00DD29DF">
      <w:pPr>
        <w:pStyle w:val="BodyText"/>
        <w:spacing w:before="6"/>
        <w:rPr>
          <w:rFonts w:ascii="Times New Roman" w:hAnsi="Times New Roman" w:cs="Times New Roman"/>
          <w:sz w:val="24"/>
          <w:szCs w:val="24"/>
        </w:rPr>
      </w:pPr>
      <w:r w:rsidRPr="00CD43EE">
        <w:rPr>
          <w:rFonts w:ascii="Times New Roman" w:hAnsi="Times New Roman" w:cs="Times New Roman"/>
          <w:sz w:val="24"/>
          <w:szCs w:val="24"/>
        </w:rPr>
        <w:t xml:space="preserve">The dataset is taken from Kaggle and consist of </w:t>
      </w:r>
      <w:r w:rsidR="00184B90" w:rsidRPr="00CD43EE">
        <w:rPr>
          <w:rFonts w:ascii="Times New Roman" w:hAnsi="Times New Roman" w:cs="Times New Roman"/>
          <w:sz w:val="24"/>
          <w:szCs w:val="24"/>
        </w:rPr>
        <w:t>20</w:t>
      </w:r>
      <w:r w:rsidRPr="00CD43EE">
        <w:rPr>
          <w:rFonts w:ascii="Times New Roman" w:hAnsi="Times New Roman" w:cs="Times New Roman"/>
          <w:sz w:val="24"/>
          <w:szCs w:val="24"/>
        </w:rPr>
        <w:t>,</w:t>
      </w:r>
      <w:r w:rsidR="00184B90" w:rsidRPr="00CD43EE">
        <w:rPr>
          <w:rFonts w:ascii="Times New Roman" w:hAnsi="Times New Roman" w:cs="Times New Roman"/>
          <w:sz w:val="24"/>
          <w:szCs w:val="24"/>
        </w:rPr>
        <w:t>228</w:t>
      </w:r>
      <w:r w:rsidRPr="00CD43EE">
        <w:rPr>
          <w:rFonts w:ascii="Times New Roman" w:hAnsi="Times New Roman" w:cs="Times New Roman"/>
          <w:sz w:val="24"/>
          <w:szCs w:val="24"/>
        </w:rPr>
        <w:t xml:space="preserve"> tweets with its sentiment and </w:t>
      </w:r>
      <w:r w:rsidR="00184B90" w:rsidRPr="00CD43EE">
        <w:rPr>
          <w:rFonts w:ascii="Times New Roman" w:hAnsi="Times New Roman" w:cs="Times New Roman"/>
          <w:sz w:val="24"/>
          <w:szCs w:val="24"/>
        </w:rPr>
        <w:t>contain the following count</w:t>
      </w:r>
      <w:r w:rsidRPr="00CD43EE">
        <w:rPr>
          <w:rFonts w:ascii="Times New Roman" w:hAnsi="Times New Roman" w:cs="Times New Roman"/>
          <w:sz w:val="24"/>
          <w:szCs w:val="24"/>
        </w:rPr>
        <w:t xml:space="preserve"> </w:t>
      </w:r>
      <w:r w:rsidR="00184B90" w:rsidRPr="00CD43EE">
        <w:rPr>
          <w:rFonts w:ascii="Times New Roman" w:hAnsi="Times New Roman" w:cs="Times New Roman"/>
          <w:sz w:val="24"/>
          <w:szCs w:val="24"/>
        </w:rPr>
        <w:t>of Positive, Negative and Neutral tweets:</w:t>
      </w:r>
    </w:p>
    <w:p w14:paraId="154E4D3F" w14:textId="77777777" w:rsidR="00985AC2" w:rsidRPr="00CD43EE" w:rsidRDefault="00985AC2" w:rsidP="00DD29DF">
      <w:pPr>
        <w:pStyle w:val="BodyText"/>
        <w:spacing w:before="6"/>
        <w:rPr>
          <w:rFonts w:ascii="Times New Roman" w:hAnsi="Times New Roman" w:cs="Times New Roman"/>
          <w:sz w:val="24"/>
          <w:szCs w:val="24"/>
        </w:rPr>
      </w:pPr>
    </w:p>
    <w:p w14:paraId="1E23B3D9" w14:textId="10022682" w:rsidR="00184B90" w:rsidRPr="00963407" w:rsidRDefault="00184B90" w:rsidP="00985AC2">
      <w:pPr>
        <w:pStyle w:val="BodyText"/>
        <w:spacing w:before="6"/>
        <w:jc w:val="center"/>
        <w:rPr>
          <w:rFonts w:ascii="Times New Roman" w:hAnsi="Times New Roman" w:cs="Times New Roman"/>
        </w:rPr>
      </w:pPr>
      <w:r w:rsidRPr="00963407">
        <w:rPr>
          <w:rFonts w:ascii="Times New Roman" w:hAnsi="Times New Roman" w:cs="Times New Roman"/>
          <w:noProof/>
        </w:rPr>
        <w:drawing>
          <wp:inline distT="0" distB="0" distL="0" distR="0" wp14:anchorId="433366F6" wp14:editId="0994CC19">
            <wp:extent cx="5196840" cy="5303771"/>
            <wp:effectExtent l="0" t="0" r="3810" b="0"/>
            <wp:docPr id="2" name="Picture 2" descr="C:\Users\Dyass\AppData\Local\Microsoft\Windows\INetCache\Content.MSO\C9DE62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ass\AppData\Local\Microsoft\Windows\INetCache\Content.MSO\C9DE627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261" cy="5307262"/>
                    </a:xfrm>
                    <a:prstGeom prst="rect">
                      <a:avLst/>
                    </a:prstGeom>
                    <a:noFill/>
                    <a:ln>
                      <a:noFill/>
                    </a:ln>
                  </pic:spPr>
                </pic:pic>
              </a:graphicData>
            </a:graphic>
          </wp:inline>
        </w:drawing>
      </w:r>
    </w:p>
    <w:p w14:paraId="42C91AC2" w14:textId="77777777" w:rsidR="00CD43EE" w:rsidRDefault="00CD43EE" w:rsidP="00DD29DF">
      <w:pPr>
        <w:pStyle w:val="BodyText"/>
        <w:spacing w:before="6"/>
        <w:rPr>
          <w:rFonts w:ascii="Times New Roman" w:hAnsi="Times New Roman" w:cs="Times New Roman"/>
          <w:sz w:val="24"/>
          <w:szCs w:val="24"/>
        </w:rPr>
      </w:pPr>
    </w:p>
    <w:p w14:paraId="7E7C11BA" w14:textId="77777777" w:rsidR="00CD43EE" w:rsidRDefault="00CD43EE" w:rsidP="00DD29DF">
      <w:pPr>
        <w:pStyle w:val="BodyText"/>
        <w:spacing w:before="6"/>
        <w:rPr>
          <w:rFonts w:ascii="Times New Roman" w:hAnsi="Times New Roman" w:cs="Times New Roman"/>
          <w:sz w:val="24"/>
          <w:szCs w:val="24"/>
        </w:rPr>
      </w:pPr>
    </w:p>
    <w:p w14:paraId="1FDA87DA" w14:textId="77777777" w:rsidR="00CD43EE" w:rsidRDefault="00CD43EE" w:rsidP="00DD29DF">
      <w:pPr>
        <w:pStyle w:val="BodyText"/>
        <w:spacing w:before="6"/>
        <w:rPr>
          <w:rFonts w:ascii="Times New Roman" w:hAnsi="Times New Roman" w:cs="Times New Roman"/>
          <w:sz w:val="24"/>
          <w:szCs w:val="24"/>
        </w:rPr>
      </w:pPr>
    </w:p>
    <w:p w14:paraId="4830B905" w14:textId="77777777" w:rsidR="00CD43EE" w:rsidRDefault="00CD43EE" w:rsidP="00DD29DF">
      <w:pPr>
        <w:pStyle w:val="BodyText"/>
        <w:spacing w:before="6"/>
        <w:rPr>
          <w:rFonts w:ascii="Times New Roman" w:hAnsi="Times New Roman" w:cs="Times New Roman"/>
          <w:sz w:val="24"/>
          <w:szCs w:val="24"/>
        </w:rPr>
      </w:pPr>
    </w:p>
    <w:p w14:paraId="1F0DB273" w14:textId="77777777" w:rsidR="00CD43EE" w:rsidRDefault="00CD43EE" w:rsidP="00DD29DF">
      <w:pPr>
        <w:pStyle w:val="BodyText"/>
        <w:spacing w:before="6"/>
        <w:rPr>
          <w:rFonts w:ascii="Times New Roman" w:hAnsi="Times New Roman" w:cs="Times New Roman"/>
          <w:sz w:val="24"/>
          <w:szCs w:val="24"/>
        </w:rPr>
      </w:pPr>
    </w:p>
    <w:p w14:paraId="78380881" w14:textId="77777777" w:rsidR="002B687F" w:rsidRDefault="002B687F" w:rsidP="00DD29DF">
      <w:pPr>
        <w:pStyle w:val="BodyText"/>
        <w:spacing w:before="6"/>
        <w:rPr>
          <w:rFonts w:ascii="Times New Roman" w:hAnsi="Times New Roman" w:cs="Times New Roman"/>
          <w:sz w:val="24"/>
          <w:szCs w:val="24"/>
        </w:rPr>
        <w:sectPr w:rsidR="002B687F">
          <w:footerReference w:type="default" r:id="rId10"/>
          <w:type w:val="continuous"/>
          <w:pgSz w:w="12240" w:h="15840"/>
          <w:pgMar w:top="1500" w:right="1320" w:bottom="1020" w:left="1320" w:header="720" w:footer="829" w:gutter="0"/>
          <w:pgNumType w:start="1"/>
          <w:cols w:space="720"/>
        </w:sectPr>
      </w:pPr>
    </w:p>
    <w:p w14:paraId="3D8BF5BC" w14:textId="2617C046" w:rsidR="00184B90" w:rsidRDefault="00215A06" w:rsidP="00DD29DF">
      <w:pPr>
        <w:pStyle w:val="BodyText"/>
        <w:spacing w:before="6"/>
        <w:rPr>
          <w:rFonts w:ascii="Times New Roman" w:hAnsi="Times New Roman" w:cs="Times New Roman"/>
          <w:sz w:val="24"/>
          <w:szCs w:val="24"/>
        </w:rPr>
      </w:pPr>
      <w:r w:rsidRPr="00CD43EE">
        <w:rPr>
          <w:rFonts w:ascii="Times New Roman" w:hAnsi="Times New Roman" w:cs="Times New Roman"/>
          <w:sz w:val="24"/>
          <w:szCs w:val="24"/>
        </w:rPr>
        <w:lastRenderedPageBreak/>
        <w:t>The word cloud of our dataset after removal of stop-words is the following:</w:t>
      </w:r>
    </w:p>
    <w:p w14:paraId="369A763F" w14:textId="77777777" w:rsidR="00CD43EE" w:rsidRPr="00CD43EE" w:rsidRDefault="00CD43EE" w:rsidP="00DD29DF">
      <w:pPr>
        <w:pStyle w:val="BodyText"/>
        <w:spacing w:before="6"/>
        <w:rPr>
          <w:rFonts w:ascii="Times New Roman" w:hAnsi="Times New Roman" w:cs="Times New Roman"/>
          <w:sz w:val="24"/>
          <w:szCs w:val="24"/>
        </w:rPr>
      </w:pPr>
    </w:p>
    <w:p w14:paraId="56BA1DAC" w14:textId="445DE546" w:rsidR="00215A06" w:rsidDel="00EB0345" w:rsidRDefault="00215A06" w:rsidP="00DD29DF">
      <w:pPr>
        <w:pStyle w:val="BodyText"/>
        <w:spacing w:before="6"/>
        <w:rPr>
          <w:del w:id="13" w:author="Usman Sohail" w:date="2020-05-22T05:21:00Z"/>
          <w:rFonts w:ascii="Times New Roman" w:hAnsi="Times New Roman" w:cs="Times New Roman"/>
          <w:sz w:val="24"/>
          <w:szCs w:val="24"/>
        </w:rPr>
      </w:pPr>
      <w:r w:rsidRPr="00963407">
        <w:rPr>
          <w:rFonts w:ascii="Times New Roman" w:hAnsi="Times New Roman" w:cs="Times New Roman"/>
          <w:noProof/>
        </w:rPr>
        <w:drawing>
          <wp:inline distT="0" distB="0" distL="0" distR="0" wp14:anchorId="02845011" wp14:editId="7BA00146">
            <wp:extent cx="3070860" cy="3070860"/>
            <wp:effectExtent l="0" t="0" r="0" b="0"/>
            <wp:docPr id="3" name="Picture 3" descr="C:\Users\Dyass\AppData\Local\Microsoft\Windows\INetCache\Content.MSO\98C3E3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ass\AppData\Local\Microsoft\Windows\INetCache\Content.MSO\98C3E3E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6131783B" w14:textId="41DE6C6A" w:rsidR="00EB0345" w:rsidRDefault="00EB0345" w:rsidP="00DD29DF">
      <w:pPr>
        <w:pStyle w:val="BodyText"/>
        <w:spacing w:before="6"/>
        <w:rPr>
          <w:ins w:id="14" w:author="Usman Sohail" w:date="2020-05-22T05:21:00Z"/>
          <w:rFonts w:ascii="Times New Roman" w:hAnsi="Times New Roman" w:cs="Times New Roman"/>
          <w:sz w:val="24"/>
          <w:szCs w:val="24"/>
        </w:rPr>
      </w:pPr>
    </w:p>
    <w:p w14:paraId="0CF1F773" w14:textId="77777777" w:rsidR="00EB0345" w:rsidRPr="00963407" w:rsidRDefault="00EB0345" w:rsidP="00DD29DF">
      <w:pPr>
        <w:pStyle w:val="BodyText"/>
        <w:spacing w:before="6"/>
        <w:rPr>
          <w:ins w:id="15" w:author="Usman Sohail" w:date="2020-05-22T05:21:00Z"/>
          <w:rFonts w:ascii="Times New Roman" w:hAnsi="Times New Roman" w:cs="Times New Roman"/>
        </w:rPr>
      </w:pPr>
    </w:p>
    <w:p w14:paraId="37B6881C" w14:textId="0C635DFB" w:rsidR="00215A06" w:rsidRPr="00CD43EE" w:rsidRDefault="00215A06" w:rsidP="00DD29DF">
      <w:pPr>
        <w:pStyle w:val="BodyText"/>
        <w:spacing w:before="6"/>
        <w:rPr>
          <w:rFonts w:ascii="Times New Roman" w:hAnsi="Times New Roman" w:cs="Times New Roman"/>
          <w:sz w:val="24"/>
          <w:szCs w:val="24"/>
        </w:rPr>
      </w:pPr>
      <w:r w:rsidRPr="00CD43EE">
        <w:rPr>
          <w:rFonts w:ascii="Times New Roman" w:hAnsi="Times New Roman" w:cs="Times New Roman"/>
          <w:sz w:val="24"/>
          <w:szCs w:val="24"/>
        </w:rPr>
        <w:t>The word-cloud for positive tweets is as follows:</w:t>
      </w:r>
    </w:p>
    <w:p w14:paraId="5B190FC4" w14:textId="77777777" w:rsidR="00215A06" w:rsidRPr="00963407" w:rsidRDefault="00215A06" w:rsidP="00DD29DF">
      <w:pPr>
        <w:pStyle w:val="BodyText"/>
        <w:spacing w:before="6"/>
        <w:rPr>
          <w:rFonts w:ascii="Times New Roman" w:hAnsi="Times New Roman" w:cs="Times New Roman"/>
        </w:rPr>
      </w:pPr>
    </w:p>
    <w:p w14:paraId="442A28B6" w14:textId="10261F08" w:rsidR="00215A06" w:rsidRDefault="00215A06" w:rsidP="00DD29DF">
      <w:pPr>
        <w:pStyle w:val="BodyText"/>
        <w:spacing w:before="6"/>
        <w:rPr>
          <w:rFonts w:ascii="Times New Roman" w:hAnsi="Times New Roman" w:cs="Times New Roman"/>
        </w:rPr>
      </w:pPr>
      <w:r w:rsidRPr="00963407">
        <w:rPr>
          <w:rFonts w:ascii="Times New Roman" w:hAnsi="Times New Roman" w:cs="Times New Roman"/>
          <w:noProof/>
        </w:rPr>
        <w:drawing>
          <wp:inline distT="0" distB="0" distL="0" distR="0" wp14:anchorId="50D5A9F8" wp14:editId="51FCE0A2">
            <wp:extent cx="3009900" cy="3009900"/>
            <wp:effectExtent l="0" t="0" r="0" b="0"/>
            <wp:docPr id="4" name="Picture 4" descr="C:\Users\Dyass\AppData\Local\Microsoft\Windows\INetCache\Content.MSO\949CC2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yass\AppData\Local\Microsoft\Windows\INetCache\Content.MSO\949CC2D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5EB756EC" w14:textId="39AEC18E" w:rsidR="002B687F" w:rsidDel="00EB0345" w:rsidRDefault="002B687F" w:rsidP="00DD29DF">
      <w:pPr>
        <w:pStyle w:val="BodyText"/>
        <w:spacing w:before="6"/>
        <w:rPr>
          <w:del w:id="16" w:author="Usman Sohail" w:date="2020-05-22T05:21:00Z"/>
          <w:rFonts w:ascii="Times New Roman" w:hAnsi="Times New Roman" w:cs="Times New Roman"/>
        </w:rPr>
      </w:pPr>
      <w:r w:rsidRPr="00CD43EE">
        <w:rPr>
          <w:rFonts w:ascii="Times New Roman" w:hAnsi="Times New Roman" w:cs="Times New Roman"/>
          <w:sz w:val="24"/>
          <w:szCs w:val="24"/>
        </w:rPr>
        <w:t>As you can see words like ‘Allah’, ’Imran Khan’ are also present</w:t>
      </w:r>
      <w:ins w:id="17" w:author="Usman Sohail" w:date="2020-05-22T05:21:00Z">
        <w:r w:rsidR="00EB0345">
          <w:rPr>
            <w:rFonts w:ascii="Times New Roman" w:hAnsi="Times New Roman" w:cs="Times New Roman"/>
          </w:rPr>
          <w:t>.</w:t>
        </w:r>
      </w:ins>
    </w:p>
    <w:p w14:paraId="7C5846A9" w14:textId="3A8E9232" w:rsidR="002B687F" w:rsidRDefault="002B687F" w:rsidP="00DD29DF">
      <w:pPr>
        <w:pStyle w:val="BodyText"/>
        <w:spacing w:before="6"/>
        <w:rPr>
          <w:rFonts w:ascii="Times New Roman" w:hAnsi="Times New Roman" w:cs="Times New Roman"/>
        </w:rPr>
        <w:sectPr w:rsidR="002B687F" w:rsidSect="002B687F">
          <w:type w:val="continuous"/>
          <w:pgSz w:w="12240" w:h="15840"/>
          <w:pgMar w:top="1500" w:right="1320" w:bottom="1020" w:left="1320" w:header="720" w:footer="829" w:gutter="0"/>
          <w:pgNumType w:start="1"/>
          <w:cols w:num="2" w:space="720"/>
        </w:sectPr>
      </w:pPr>
    </w:p>
    <w:p w14:paraId="3EA46220" w14:textId="435528B0" w:rsidR="00215A06" w:rsidRPr="00CD43EE" w:rsidRDefault="00215A06" w:rsidP="00CD43EE">
      <w:pPr>
        <w:pStyle w:val="BodyText"/>
        <w:spacing w:before="6"/>
        <w:rPr>
          <w:rFonts w:ascii="Times New Roman" w:hAnsi="Times New Roman" w:cs="Times New Roman"/>
          <w:sz w:val="24"/>
          <w:szCs w:val="24"/>
        </w:rPr>
      </w:pPr>
    </w:p>
    <w:p w14:paraId="6748D8BE" w14:textId="77777777" w:rsidR="002B687F" w:rsidRDefault="002B687F" w:rsidP="00CD43EE">
      <w:pPr>
        <w:pStyle w:val="BodyText"/>
        <w:spacing w:before="6"/>
        <w:rPr>
          <w:rFonts w:ascii="Times New Roman" w:hAnsi="Times New Roman" w:cs="Times New Roman"/>
          <w:sz w:val="24"/>
          <w:szCs w:val="24"/>
        </w:rPr>
        <w:sectPr w:rsidR="002B687F">
          <w:type w:val="continuous"/>
          <w:pgSz w:w="12240" w:h="15840"/>
          <w:pgMar w:top="1500" w:right="1320" w:bottom="1020" w:left="1320" w:header="720" w:footer="829" w:gutter="0"/>
          <w:pgNumType w:start="1"/>
          <w:cols w:space="720"/>
        </w:sectPr>
      </w:pPr>
    </w:p>
    <w:p w14:paraId="3506B138" w14:textId="0AF800F1" w:rsidR="00215A06" w:rsidRPr="00CD43EE" w:rsidRDefault="00215A06" w:rsidP="00CD43EE">
      <w:pPr>
        <w:pStyle w:val="BodyText"/>
        <w:spacing w:before="6"/>
        <w:rPr>
          <w:rFonts w:ascii="Times New Roman" w:hAnsi="Times New Roman" w:cs="Times New Roman"/>
          <w:sz w:val="24"/>
          <w:szCs w:val="24"/>
        </w:rPr>
      </w:pPr>
      <w:r w:rsidRPr="00CD43EE">
        <w:rPr>
          <w:rFonts w:ascii="Times New Roman" w:hAnsi="Times New Roman" w:cs="Times New Roman"/>
          <w:sz w:val="24"/>
          <w:szCs w:val="24"/>
        </w:rPr>
        <w:t>The word cloud for Neutral Tweets is as follows:</w:t>
      </w:r>
    </w:p>
    <w:p w14:paraId="07B989D3" w14:textId="47974368" w:rsidR="00215A06" w:rsidRPr="00963407" w:rsidRDefault="00215A06" w:rsidP="00DD29DF">
      <w:pPr>
        <w:pStyle w:val="BodyText"/>
        <w:spacing w:before="6"/>
        <w:rPr>
          <w:rFonts w:ascii="Times New Roman" w:hAnsi="Times New Roman" w:cs="Times New Roman"/>
        </w:rPr>
      </w:pPr>
      <w:r w:rsidRPr="00963407">
        <w:rPr>
          <w:rFonts w:ascii="Times New Roman" w:hAnsi="Times New Roman" w:cs="Times New Roman"/>
          <w:noProof/>
        </w:rPr>
        <w:drawing>
          <wp:inline distT="0" distB="0" distL="0" distR="0" wp14:anchorId="7AFEDA8F" wp14:editId="3708351D">
            <wp:extent cx="2956560" cy="2956560"/>
            <wp:effectExtent l="0" t="0" r="0" b="0"/>
            <wp:docPr id="5" name="Picture 5" descr="C:\Users\Dyass\AppData\Local\Microsoft\Windows\INetCache\Content.MSO\333290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ass\AppData\Local\Microsoft\Windows\INetCache\Content.MSO\333290A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p>
    <w:p w14:paraId="36F0A2D6" w14:textId="77777777" w:rsidR="009A00E0" w:rsidRDefault="00C82143" w:rsidP="00DD29DF">
      <w:pPr>
        <w:pStyle w:val="BodyText"/>
        <w:spacing w:before="6"/>
        <w:rPr>
          <w:rFonts w:ascii="Times New Roman" w:hAnsi="Times New Roman" w:cs="Times New Roman"/>
          <w:sz w:val="24"/>
          <w:szCs w:val="24"/>
        </w:rPr>
      </w:pPr>
      <w:r w:rsidRPr="002B687F">
        <w:rPr>
          <w:rFonts w:ascii="Times New Roman" w:hAnsi="Times New Roman" w:cs="Times New Roman"/>
          <w:sz w:val="24"/>
          <w:szCs w:val="24"/>
        </w:rPr>
        <w:t xml:space="preserve">As you can see that words like ‘Team’ and ‘Pakistan’ are in the word cloud prompting to think that Pakistan Cricket team might have lost the match but the overall sentiment about </w:t>
      </w:r>
    </w:p>
    <w:p w14:paraId="1101C14E" w14:textId="6CFCBD22" w:rsidR="00C82143" w:rsidRPr="002B687F" w:rsidRDefault="00C82143" w:rsidP="00DD29DF">
      <w:pPr>
        <w:pStyle w:val="BodyText"/>
        <w:spacing w:before="6"/>
        <w:rPr>
          <w:rFonts w:ascii="Times New Roman" w:hAnsi="Times New Roman" w:cs="Times New Roman"/>
          <w:sz w:val="24"/>
          <w:szCs w:val="24"/>
        </w:rPr>
      </w:pPr>
      <w:r w:rsidRPr="002B687F">
        <w:rPr>
          <w:rFonts w:ascii="Times New Roman" w:hAnsi="Times New Roman" w:cs="Times New Roman"/>
          <w:sz w:val="24"/>
          <w:szCs w:val="24"/>
        </w:rPr>
        <w:t>it is neutral.</w:t>
      </w:r>
    </w:p>
    <w:p w14:paraId="29B2B92D" w14:textId="50450844" w:rsidR="00C82143" w:rsidRPr="002B687F" w:rsidRDefault="00C82143" w:rsidP="00DD29DF">
      <w:pPr>
        <w:pStyle w:val="BodyText"/>
        <w:spacing w:before="6"/>
        <w:rPr>
          <w:rFonts w:ascii="Times New Roman" w:hAnsi="Times New Roman" w:cs="Times New Roman"/>
          <w:sz w:val="24"/>
          <w:szCs w:val="24"/>
        </w:rPr>
      </w:pPr>
      <w:r w:rsidRPr="002B687F">
        <w:rPr>
          <w:rFonts w:ascii="Times New Roman" w:hAnsi="Times New Roman" w:cs="Times New Roman"/>
          <w:sz w:val="24"/>
          <w:szCs w:val="24"/>
        </w:rPr>
        <w:t>The word cloud for the negative tweets is as follows:</w:t>
      </w:r>
    </w:p>
    <w:p w14:paraId="035B007C" w14:textId="77777777" w:rsidR="00C82143" w:rsidRPr="00963407" w:rsidRDefault="00C82143" w:rsidP="00DD29DF">
      <w:pPr>
        <w:pStyle w:val="BodyText"/>
        <w:spacing w:before="6"/>
        <w:rPr>
          <w:rFonts w:ascii="Times New Roman" w:hAnsi="Times New Roman" w:cs="Times New Roman"/>
        </w:rPr>
      </w:pPr>
    </w:p>
    <w:p w14:paraId="618BBCD0" w14:textId="40FC7F50" w:rsidR="00215A06" w:rsidRPr="00963407" w:rsidRDefault="00C82143" w:rsidP="00DD29DF">
      <w:pPr>
        <w:pStyle w:val="BodyText"/>
        <w:spacing w:before="6"/>
        <w:rPr>
          <w:rFonts w:ascii="Times New Roman" w:hAnsi="Times New Roman" w:cs="Times New Roman"/>
        </w:rPr>
      </w:pPr>
      <w:r w:rsidRPr="00963407">
        <w:rPr>
          <w:rFonts w:ascii="Times New Roman" w:hAnsi="Times New Roman" w:cs="Times New Roman"/>
          <w:noProof/>
        </w:rPr>
        <w:drawing>
          <wp:inline distT="0" distB="0" distL="0" distR="0" wp14:anchorId="61FB43C1" wp14:editId="0D147FBA">
            <wp:extent cx="3101340" cy="3101340"/>
            <wp:effectExtent l="0" t="0" r="3810" b="3810"/>
            <wp:docPr id="7" name="Picture 7" descr="C:\Users\Dyass\AppData\Local\Microsoft\Windows\INetCache\Content.MSO\CA9C0B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yass\AppData\Local\Microsoft\Windows\INetCache\Content.MSO\CA9C0B2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25E0711C" w14:textId="0ADB2F0E" w:rsidR="002B687F" w:rsidRPr="002173F5" w:rsidRDefault="00C82143" w:rsidP="002173F5">
      <w:pPr>
        <w:pStyle w:val="BodyText"/>
        <w:spacing w:before="6"/>
        <w:rPr>
          <w:rFonts w:ascii="Times New Roman" w:hAnsi="Times New Roman" w:cs="Times New Roman"/>
        </w:rPr>
        <w:sectPr w:rsidR="002B687F" w:rsidRPr="002173F5" w:rsidSect="002B687F">
          <w:type w:val="continuous"/>
          <w:pgSz w:w="12240" w:h="15840"/>
          <w:pgMar w:top="1500" w:right="1320" w:bottom="1020" w:left="1320" w:header="720" w:footer="829" w:gutter="0"/>
          <w:pgNumType w:start="1"/>
          <w:cols w:num="2" w:space="720"/>
        </w:sectPr>
      </w:pPr>
      <w:r w:rsidRPr="002B687F">
        <w:rPr>
          <w:rFonts w:ascii="Times New Roman" w:hAnsi="Times New Roman" w:cs="Times New Roman"/>
          <w:sz w:val="24"/>
          <w:szCs w:val="24"/>
        </w:rPr>
        <w:t>As you can see that words like ‘Lanat’ and ‘Nawaz Shareef’ are in negative word cloud as people on twitter tend to go against them regularl</w:t>
      </w:r>
      <w:ins w:id="18" w:author="Usman Sohail" w:date="2020-05-22T05:22:00Z">
        <w:r w:rsidR="00826CFE">
          <w:rPr>
            <w:rFonts w:ascii="Times New Roman" w:hAnsi="Times New Roman" w:cs="Times New Roman"/>
            <w:sz w:val="24"/>
            <w:szCs w:val="24"/>
          </w:rPr>
          <w:t>y.</w:t>
        </w:r>
      </w:ins>
      <w:del w:id="19" w:author="Usman Sohail" w:date="2020-05-22T05:22:00Z">
        <w:r w:rsidRPr="002B687F" w:rsidDel="00826CFE">
          <w:rPr>
            <w:rFonts w:ascii="Times New Roman" w:hAnsi="Times New Roman" w:cs="Times New Roman"/>
            <w:sz w:val="24"/>
            <w:szCs w:val="24"/>
          </w:rPr>
          <w:delText>y</w:delText>
        </w:r>
      </w:del>
      <w:del w:id="20" w:author="Usman Sohail" w:date="2020-05-22T05:21:00Z">
        <w:r w:rsidRPr="00963407" w:rsidDel="00826CFE">
          <w:rPr>
            <w:rFonts w:ascii="Times New Roman" w:hAnsi="Times New Roman" w:cs="Times New Roman"/>
          </w:rPr>
          <w:delText>.</w:delText>
        </w:r>
      </w:del>
    </w:p>
    <w:p w14:paraId="25F4A657" w14:textId="70AFDDE4" w:rsidR="00DD29DF" w:rsidRPr="00963407" w:rsidRDefault="00DD29DF" w:rsidP="00C82143">
      <w:pPr>
        <w:pStyle w:val="Heading1"/>
        <w:tabs>
          <w:tab w:val="left" w:pos="593"/>
          <w:tab w:val="left" w:pos="594"/>
        </w:tabs>
        <w:ind w:left="0" w:firstLine="0"/>
      </w:pPr>
    </w:p>
    <w:p w14:paraId="14A9E2F0" w14:textId="4AD3E268" w:rsidR="00DD29DF" w:rsidRPr="00963407" w:rsidRDefault="00C82143" w:rsidP="00DD29DF">
      <w:pPr>
        <w:pStyle w:val="Heading1"/>
        <w:numPr>
          <w:ilvl w:val="1"/>
          <w:numId w:val="1"/>
        </w:numPr>
        <w:tabs>
          <w:tab w:val="left" w:pos="593"/>
          <w:tab w:val="left" w:pos="594"/>
        </w:tabs>
      </w:pPr>
      <w:r w:rsidRPr="00963407">
        <w:t>Pre-Processing Method</w:t>
      </w:r>
      <w:ins w:id="21" w:author="Usman Sohail" w:date="2020-05-22T05:05:00Z">
        <w:r w:rsidR="003020BA">
          <w:t>:</w:t>
        </w:r>
      </w:ins>
    </w:p>
    <w:p w14:paraId="15971F5C" w14:textId="097D5962" w:rsidR="00DD29DF" w:rsidRPr="00963407" w:rsidRDefault="00DD29DF" w:rsidP="00AC093D">
      <w:pPr>
        <w:pStyle w:val="BodyText"/>
        <w:spacing w:before="6"/>
        <w:rPr>
          <w:rFonts w:ascii="Times New Roman" w:hAnsi="Times New Roman" w:cs="Times New Roman"/>
        </w:rPr>
      </w:pPr>
    </w:p>
    <w:p w14:paraId="2CC59A9C" w14:textId="0443A750" w:rsidR="00D463EA" w:rsidRPr="00684B7D" w:rsidRDefault="00D463EA" w:rsidP="00D463EA">
      <w:pPr>
        <w:pStyle w:val="BodyText"/>
        <w:spacing w:before="6"/>
        <w:ind w:firstLine="29"/>
        <w:rPr>
          <w:rFonts w:ascii="Times New Roman" w:hAnsi="Times New Roman" w:cs="Times New Roman"/>
          <w:sz w:val="24"/>
          <w:szCs w:val="24"/>
        </w:rPr>
      </w:pPr>
      <w:r w:rsidRPr="00684B7D">
        <w:rPr>
          <w:rFonts w:ascii="Times New Roman" w:hAnsi="Times New Roman" w:cs="Times New Roman"/>
          <w:sz w:val="24"/>
          <w:szCs w:val="24"/>
        </w:rPr>
        <w:t>Standard Approach: The</w:t>
      </w:r>
      <w:r w:rsidR="000F1502" w:rsidRPr="00684B7D">
        <w:rPr>
          <w:rFonts w:ascii="Times New Roman" w:hAnsi="Times New Roman" w:cs="Times New Roman"/>
          <w:sz w:val="24"/>
          <w:szCs w:val="24"/>
        </w:rPr>
        <w:t xml:space="preserve"> most common pre-processing strategy used in Roman Urdu is lowercasing</w:t>
      </w:r>
      <w:r w:rsidRPr="00684B7D">
        <w:rPr>
          <w:rFonts w:ascii="Times New Roman" w:hAnsi="Times New Roman" w:cs="Times New Roman"/>
          <w:sz w:val="24"/>
          <w:szCs w:val="24"/>
        </w:rPr>
        <w:t>.</w:t>
      </w:r>
    </w:p>
    <w:p w14:paraId="730B3156" w14:textId="77777777" w:rsidR="00D463EA" w:rsidRPr="00684B7D" w:rsidRDefault="00D463EA" w:rsidP="00D463EA">
      <w:pPr>
        <w:pStyle w:val="BodyText"/>
        <w:spacing w:before="6"/>
        <w:rPr>
          <w:rFonts w:ascii="Times New Roman" w:hAnsi="Times New Roman" w:cs="Times New Roman"/>
          <w:sz w:val="24"/>
          <w:szCs w:val="24"/>
        </w:rPr>
      </w:pPr>
    </w:p>
    <w:p w14:paraId="5AAB5CAA" w14:textId="757983D3" w:rsidR="00DD29DF" w:rsidRPr="00684B7D" w:rsidRDefault="00D463EA" w:rsidP="00AC093D">
      <w:pPr>
        <w:pStyle w:val="BodyText"/>
        <w:spacing w:before="6"/>
        <w:rPr>
          <w:rFonts w:ascii="Times New Roman" w:hAnsi="Times New Roman" w:cs="Times New Roman"/>
          <w:sz w:val="24"/>
          <w:szCs w:val="24"/>
        </w:rPr>
      </w:pPr>
      <w:r w:rsidRPr="00684B7D">
        <w:rPr>
          <w:rFonts w:ascii="Times New Roman" w:hAnsi="Times New Roman" w:cs="Times New Roman"/>
          <w:sz w:val="24"/>
          <w:szCs w:val="24"/>
        </w:rPr>
        <w:t>Our Approach: We decided not to do only lowercasing but using an initial stop-word list removed words with edit distance of 1 from the corpus which gave accuracy less than the baseline model, so we decided to follow the standard approach.</w:t>
      </w:r>
    </w:p>
    <w:p w14:paraId="543760F0" w14:textId="77777777" w:rsidR="002D4707" w:rsidRPr="00963407" w:rsidRDefault="002D4707" w:rsidP="002D4707">
      <w:pPr>
        <w:pStyle w:val="Heading1"/>
        <w:tabs>
          <w:tab w:val="left" w:pos="593"/>
          <w:tab w:val="left" w:pos="594"/>
        </w:tabs>
        <w:spacing w:before="1"/>
        <w:ind w:left="0" w:firstLine="0"/>
      </w:pPr>
      <w:bookmarkStart w:id="22" w:name="Implementation"/>
      <w:bookmarkEnd w:id="22"/>
    </w:p>
    <w:p w14:paraId="4D4908D5" w14:textId="540B9F63" w:rsidR="002D4707" w:rsidRPr="00963407" w:rsidRDefault="00581029" w:rsidP="00684B7D">
      <w:pPr>
        <w:pStyle w:val="Heading1"/>
        <w:numPr>
          <w:ilvl w:val="0"/>
          <w:numId w:val="1"/>
        </w:numPr>
        <w:tabs>
          <w:tab w:val="left" w:pos="593"/>
          <w:tab w:val="left" w:pos="594"/>
        </w:tabs>
        <w:spacing w:before="1"/>
        <w:ind w:hanging="475"/>
      </w:pPr>
      <w:r w:rsidRPr="00963407">
        <w:rPr>
          <w:w w:val="115"/>
        </w:rPr>
        <w:t>Experiments</w:t>
      </w:r>
      <w:r w:rsidR="00030430">
        <w:rPr>
          <w:w w:val="115"/>
        </w:rPr>
        <w:t>:</w:t>
      </w:r>
    </w:p>
    <w:p w14:paraId="2D7ABB01" w14:textId="77777777" w:rsidR="002173F5" w:rsidRDefault="002173F5" w:rsidP="002D4707">
      <w:pPr>
        <w:pStyle w:val="BodyText"/>
        <w:spacing w:before="6"/>
        <w:rPr>
          <w:rFonts w:ascii="Times New Roman" w:hAnsi="Times New Roman" w:cs="Times New Roman"/>
          <w:b/>
          <w:sz w:val="30"/>
        </w:rPr>
      </w:pPr>
    </w:p>
    <w:p w14:paraId="6BE424AF" w14:textId="7FEC7613" w:rsidR="002D4707" w:rsidRPr="00684B7D" w:rsidRDefault="002D4707" w:rsidP="002D4707">
      <w:pPr>
        <w:pStyle w:val="BodyText"/>
        <w:spacing w:before="6"/>
        <w:rPr>
          <w:rFonts w:ascii="Times New Roman" w:hAnsi="Times New Roman" w:cs="Times New Roman"/>
          <w:sz w:val="24"/>
          <w:szCs w:val="24"/>
        </w:rPr>
      </w:pPr>
      <w:r w:rsidRPr="00684B7D">
        <w:rPr>
          <w:rFonts w:ascii="Times New Roman" w:hAnsi="Times New Roman" w:cs="Times New Roman"/>
          <w:sz w:val="24"/>
          <w:szCs w:val="24"/>
        </w:rPr>
        <w:t>We experimented the following machine learning classifier using Count Vectorizer:</w:t>
      </w:r>
    </w:p>
    <w:p w14:paraId="2A60386C" w14:textId="77777777" w:rsidR="002D4707" w:rsidRPr="00684B7D" w:rsidRDefault="002D4707" w:rsidP="002D4707">
      <w:pPr>
        <w:pStyle w:val="BodyText"/>
        <w:numPr>
          <w:ilvl w:val="0"/>
          <w:numId w:val="5"/>
        </w:numPr>
        <w:spacing w:before="6"/>
        <w:rPr>
          <w:rFonts w:ascii="Times New Roman" w:hAnsi="Times New Roman" w:cs="Times New Roman"/>
          <w:sz w:val="22"/>
          <w:szCs w:val="24"/>
        </w:rPr>
      </w:pPr>
      <w:r w:rsidRPr="00684B7D">
        <w:rPr>
          <w:rFonts w:ascii="Times New Roman" w:hAnsi="Times New Roman" w:cs="Times New Roman"/>
          <w:sz w:val="24"/>
          <w:szCs w:val="24"/>
        </w:rPr>
        <w:t>Logistic Regression</w:t>
      </w:r>
    </w:p>
    <w:p w14:paraId="486161F9" w14:textId="77777777" w:rsidR="002D4707" w:rsidRPr="00684B7D" w:rsidRDefault="002D4707" w:rsidP="002D4707">
      <w:pPr>
        <w:pStyle w:val="BodyText"/>
        <w:numPr>
          <w:ilvl w:val="0"/>
          <w:numId w:val="5"/>
        </w:numPr>
        <w:spacing w:before="6"/>
        <w:rPr>
          <w:rFonts w:ascii="Times New Roman" w:hAnsi="Times New Roman" w:cs="Times New Roman"/>
          <w:sz w:val="22"/>
          <w:szCs w:val="24"/>
        </w:rPr>
      </w:pPr>
      <w:r w:rsidRPr="00684B7D">
        <w:rPr>
          <w:rFonts w:ascii="Times New Roman" w:hAnsi="Times New Roman" w:cs="Times New Roman"/>
          <w:sz w:val="24"/>
          <w:szCs w:val="24"/>
        </w:rPr>
        <w:t>Multinomial Naïve Bayes</w:t>
      </w:r>
    </w:p>
    <w:p w14:paraId="5AF86605" w14:textId="77777777" w:rsidR="002D4707" w:rsidRPr="00684B7D" w:rsidRDefault="002D4707" w:rsidP="002D4707">
      <w:pPr>
        <w:pStyle w:val="BodyText"/>
        <w:numPr>
          <w:ilvl w:val="0"/>
          <w:numId w:val="5"/>
        </w:numPr>
        <w:spacing w:before="6"/>
        <w:rPr>
          <w:rFonts w:ascii="Times New Roman" w:hAnsi="Times New Roman" w:cs="Times New Roman"/>
          <w:sz w:val="24"/>
          <w:szCs w:val="24"/>
        </w:rPr>
      </w:pPr>
      <w:r w:rsidRPr="00684B7D">
        <w:rPr>
          <w:rFonts w:ascii="Times New Roman" w:hAnsi="Times New Roman" w:cs="Times New Roman"/>
          <w:sz w:val="24"/>
          <w:szCs w:val="24"/>
        </w:rPr>
        <w:t xml:space="preserve"> Linear SVC</w:t>
      </w:r>
    </w:p>
    <w:p w14:paraId="066EC27C" w14:textId="77777777" w:rsidR="002D4707" w:rsidRPr="00684B7D" w:rsidRDefault="002D4707" w:rsidP="002D4707">
      <w:pPr>
        <w:pStyle w:val="BodyText"/>
        <w:numPr>
          <w:ilvl w:val="0"/>
          <w:numId w:val="5"/>
        </w:numPr>
        <w:spacing w:before="6"/>
        <w:rPr>
          <w:rFonts w:ascii="Times New Roman" w:hAnsi="Times New Roman" w:cs="Times New Roman"/>
          <w:sz w:val="24"/>
          <w:szCs w:val="24"/>
        </w:rPr>
      </w:pPr>
      <w:r w:rsidRPr="00684B7D">
        <w:rPr>
          <w:rFonts w:ascii="Times New Roman" w:hAnsi="Times New Roman" w:cs="Times New Roman"/>
          <w:sz w:val="24"/>
          <w:szCs w:val="24"/>
        </w:rPr>
        <w:t>Decision Trees</w:t>
      </w:r>
    </w:p>
    <w:p w14:paraId="6227BB67" w14:textId="77777777" w:rsidR="002D4707" w:rsidRPr="00684B7D" w:rsidRDefault="002D4707" w:rsidP="002D4707">
      <w:pPr>
        <w:pStyle w:val="BodyText"/>
        <w:numPr>
          <w:ilvl w:val="0"/>
          <w:numId w:val="5"/>
        </w:numPr>
        <w:spacing w:before="6"/>
        <w:rPr>
          <w:rFonts w:ascii="Times New Roman" w:hAnsi="Times New Roman" w:cs="Times New Roman"/>
          <w:sz w:val="24"/>
          <w:szCs w:val="24"/>
        </w:rPr>
      </w:pPr>
      <w:r w:rsidRPr="00684B7D">
        <w:rPr>
          <w:rFonts w:ascii="Times New Roman" w:hAnsi="Times New Roman" w:cs="Times New Roman"/>
          <w:sz w:val="24"/>
          <w:szCs w:val="24"/>
        </w:rPr>
        <w:t xml:space="preserve">Random Forest </w:t>
      </w:r>
    </w:p>
    <w:p w14:paraId="294D4CA4" w14:textId="77777777" w:rsidR="002D4707" w:rsidRPr="00684B7D" w:rsidRDefault="002D4707" w:rsidP="002D4707">
      <w:pPr>
        <w:pStyle w:val="BodyText"/>
        <w:numPr>
          <w:ilvl w:val="0"/>
          <w:numId w:val="5"/>
        </w:numPr>
        <w:spacing w:before="6"/>
        <w:rPr>
          <w:rFonts w:ascii="Times New Roman" w:hAnsi="Times New Roman" w:cs="Times New Roman"/>
          <w:sz w:val="24"/>
          <w:szCs w:val="24"/>
        </w:rPr>
      </w:pPr>
      <w:r w:rsidRPr="00684B7D">
        <w:rPr>
          <w:rFonts w:ascii="Times New Roman" w:hAnsi="Times New Roman" w:cs="Times New Roman"/>
          <w:sz w:val="24"/>
          <w:szCs w:val="24"/>
        </w:rPr>
        <w:t>KNN</w:t>
      </w:r>
    </w:p>
    <w:p w14:paraId="1581EA7A" w14:textId="626020F5" w:rsidR="002D4707" w:rsidRPr="00684B7D" w:rsidRDefault="002D4707" w:rsidP="002D4707">
      <w:pPr>
        <w:pStyle w:val="BodyText"/>
        <w:numPr>
          <w:ilvl w:val="0"/>
          <w:numId w:val="5"/>
        </w:numPr>
        <w:spacing w:before="6"/>
        <w:rPr>
          <w:rFonts w:ascii="Times New Roman" w:hAnsi="Times New Roman" w:cs="Times New Roman"/>
          <w:sz w:val="24"/>
          <w:szCs w:val="24"/>
        </w:rPr>
      </w:pPr>
      <w:r w:rsidRPr="00684B7D">
        <w:rPr>
          <w:rFonts w:ascii="Times New Roman" w:hAnsi="Times New Roman" w:cs="Times New Roman"/>
          <w:sz w:val="24"/>
          <w:szCs w:val="24"/>
        </w:rPr>
        <w:t>Voting Ensemble classifier with classifiers mentioned above.</w:t>
      </w:r>
    </w:p>
    <w:p w14:paraId="1CDD4CB8" w14:textId="70D4F007" w:rsidR="008E7442" w:rsidRPr="00684B7D" w:rsidRDefault="008E7442" w:rsidP="008E7442">
      <w:pPr>
        <w:pStyle w:val="BodyText"/>
        <w:spacing w:before="6"/>
        <w:rPr>
          <w:rFonts w:ascii="Times New Roman" w:hAnsi="Times New Roman" w:cs="Times New Roman"/>
          <w:sz w:val="24"/>
          <w:szCs w:val="24"/>
        </w:rPr>
      </w:pPr>
    </w:p>
    <w:p w14:paraId="34093DCC" w14:textId="1DD3B025" w:rsidR="008E7442" w:rsidRPr="00684B7D" w:rsidRDefault="008E7442" w:rsidP="008E7442">
      <w:pPr>
        <w:pStyle w:val="BodyText"/>
        <w:spacing w:before="6"/>
        <w:rPr>
          <w:rFonts w:ascii="Times New Roman" w:hAnsi="Times New Roman" w:cs="Times New Roman"/>
          <w:sz w:val="24"/>
          <w:szCs w:val="24"/>
        </w:rPr>
      </w:pPr>
      <w:r w:rsidRPr="00684B7D">
        <w:rPr>
          <w:rFonts w:ascii="Times New Roman" w:hAnsi="Times New Roman" w:cs="Times New Roman"/>
          <w:sz w:val="24"/>
          <w:szCs w:val="24"/>
        </w:rPr>
        <w:t>This is shown in the following figure:</w:t>
      </w:r>
    </w:p>
    <w:p w14:paraId="5D194B9D" w14:textId="19EB4E83" w:rsidR="008E7442" w:rsidRPr="00963407" w:rsidRDefault="008E7442" w:rsidP="00684B7D">
      <w:pPr>
        <w:pStyle w:val="BodyText"/>
        <w:spacing w:before="6"/>
        <w:jc w:val="center"/>
        <w:rPr>
          <w:rFonts w:ascii="Times New Roman" w:hAnsi="Times New Roman" w:cs="Times New Roman"/>
        </w:rPr>
      </w:pPr>
      <w:r w:rsidRPr="00963407">
        <w:rPr>
          <w:rFonts w:ascii="Times New Roman" w:hAnsi="Times New Roman" w:cs="Times New Roman"/>
          <w:noProof/>
        </w:rPr>
        <w:drawing>
          <wp:inline distT="0" distB="0" distL="0" distR="0" wp14:anchorId="732FBBD9" wp14:editId="486DB905">
            <wp:extent cx="3056869" cy="3939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646" cy="3943118"/>
                    </a:xfrm>
                    <a:prstGeom prst="rect">
                      <a:avLst/>
                    </a:prstGeom>
                  </pic:spPr>
                </pic:pic>
              </a:graphicData>
            </a:graphic>
          </wp:inline>
        </w:drawing>
      </w:r>
    </w:p>
    <w:p w14:paraId="137A7B39" w14:textId="77777777" w:rsidR="008E7442" w:rsidRPr="00963407" w:rsidRDefault="008E7442" w:rsidP="002D4707">
      <w:pPr>
        <w:pStyle w:val="BodyText"/>
        <w:spacing w:before="6"/>
        <w:rPr>
          <w:rFonts w:ascii="Times New Roman" w:hAnsi="Times New Roman" w:cs="Times New Roman"/>
        </w:rPr>
      </w:pPr>
    </w:p>
    <w:p w14:paraId="4EFC469E" w14:textId="77777777" w:rsidR="004B39BE" w:rsidRDefault="004B39BE" w:rsidP="002D4707">
      <w:pPr>
        <w:pStyle w:val="BodyText"/>
        <w:spacing w:before="6"/>
        <w:rPr>
          <w:rFonts w:ascii="Times New Roman" w:hAnsi="Times New Roman" w:cs="Times New Roman"/>
          <w:sz w:val="24"/>
          <w:szCs w:val="24"/>
        </w:rPr>
      </w:pPr>
    </w:p>
    <w:p w14:paraId="340CF4F5" w14:textId="49EAC7B5"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lastRenderedPageBreak/>
        <w:t>We trained the following machine learning classifiers using TF-IDF Vectorizer:</w:t>
      </w:r>
    </w:p>
    <w:p w14:paraId="701E1C0A" w14:textId="77777777"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Logistic Regression</w:t>
      </w:r>
    </w:p>
    <w:p w14:paraId="4E269EF2" w14:textId="77777777"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Multinomial Naïve Bayes</w:t>
      </w:r>
    </w:p>
    <w:p w14:paraId="3AAC98BC" w14:textId="77777777"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Linear SVC</w:t>
      </w:r>
    </w:p>
    <w:p w14:paraId="0A6C3094" w14:textId="77777777"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Decision Trees</w:t>
      </w:r>
    </w:p>
    <w:p w14:paraId="73904DCB" w14:textId="77777777"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 xml:space="preserve">Random Forest </w:t>
      </w:r>
    </w:p>
    <w:p w14:paraId="02054F26" w14:textId="5CD60409" w:rsidR="002D4707" w:rsidRPr="004B39BE" w:rsidRDefault="002D4707" w:rsidP="002D4707">
      <w:pPr>
        <w:pStyle w:val="BodyText"/>
        <w:numPr>
          <w:ilvl w:val="0"/>
          <w:numId w:val="6"/>
        </w:numPr>
        <w:spacing w:before="6"/>
        <w:rPr>
          <w:rFonts w:ascii="Times New Roman" w:hAnsi="Times New Roman" w:cs="Times New Roman"/>
          <w:sz w:val="24"/>
          <w:szCs w:val="24"/>
        </w:rPr>
      </w:pPr>
      <w:r w:rsidRPr="004B39BE">
        <w:rPr>
          <w:rFonts w:ascii="Times New Roman" w:hAnsi="Times New Roman" w:cs="Times New Roman"/>
          <w:sz w:val="24"/>
          <w:szCs w:val="24"/>
        </w:rPr>
        <w:t>KNN</w:t>
      </w:r>
    </w:p>
    <w:p w14:paraId="1965AE4E" w14:textId="6CDCA26D" w:rsidR="008E7442" w:rsidRPr="004B39BE" w:rsidRDefault="008E7442" w:rsidP="008E7442">
      <w:pPr>
        <w:pStyle w:val="BodyText"/>
        <w:spacing w:before="6"/>
        <w:rPr>
          <w:rFonts w:ascii="Times New Roman" w:hAnsi="Times New Roman" w:cs="Times New Roman"/>
          <w:sz w:val="24"/>
          <w:szCs w:val="24"/>
        </w:rPr>
      </w:pPr>
    </w:p>
    <w:p w14:paraId="6750235C" w14:textId="1999AF02" w:rsidR="008E7442" w:rsidRPr="004B39BE" w:rsidRDefault="008E7442" w:rsidP="008E7442">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This is shown in the following figure:</w:t>
      </w:r>
    </w:p>
    <w:p w14:paraId="37DBA1AA" w14:textId="47CA599A" w:rsidR="008E7442" w:rsidRPr="00963407" w:rsidRDefault="008E7442" w:rsidP="004B39BE">
      <w:pPr>
        <w:pStyle w:val="BodyText"/>
        <w:spacing w:before="6"/>
        <w:jc w:val="center"/>
        <w:rPr>
          <w:rFonts w:ascii="Times New Roman" w:hAnsi="Times New Roman" w:cs="Times New Roman"/>
        </w:rPr>
      </w:pPr>
      <w:r w:rsidRPr="00963407">
        <w:rPr>
          <w:rFonts w:ascii="Times New Roman" w:hAnsi="Times New Roman" w:cs="Times New Roman"/>
          <w:noProof/>
        </w:rPr>
        <w:drawing>
          <wp:inline distT="0" distB="0" distL="0" distR="0" wp14:anchorId="38DC32E6" wp14:editId="02171820">
            <wp:extent cx="3185160" cy="4104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4187" cy="4116509"/>
                    </a:xfrm>
                    <a:prstGeom prst="rect">
                      <a:avLst/>
                    </a:prstGeom>
                  </pic:spPr>
                </pic:pic>
              </a:graphicData>
            </a:graphic>
          </wp:inline>
        </w:drawing>
      </w:r>
    </w:p>
    <w:p w14:paraId="20BA1596" w14:textId="77777777" w:rsidR="002D4707" w:rsidRPr="00963407" w:rsidRDefault="002D4707" w:rsidP="002D4707">
      <w:pPr>
        <w:pStyle w:val="BodyText"/>
        <w:spacing w:before="6"/>
        <w:rPr>
          <w:rFonts w:ascii="Times New Roman" w:hAnsi="Times New Roman" w:cs="Times New Roman"/>
        </w:rPr>
      </w:pPr>
    </w:p>
    <w:p w14:paraId="1DDAD87D" w14:textId="77777777"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For Un-supervised learning we tried the following approach:</w:t>
      </w:r>
    </w:p>
    <w:p w14:paraId="6FAFF857" w14:textId="65EE98CB" w:rsidR="002D4707" w:rsidRDefault="002D4707" w:rsidP="002D4707">
      <w:pPr>
        <w:pStyle w:val="BodyText"/>
        <w:numPr>
          <w:ilvl w:val="0"/>
          <w:numId w:val="7"/>
        </w:numPr>
        <w:spacing w:before="6"/>
        <w:rPr>
          <w:rFonts w:ascii="Times New Roman" w:hAnsi="Times New Roman" w:cs="Times New Roman"/>
          <w:sz w:val="24"/>
          <w:szCs w:val="24"/>
        </w:rPr>
      </w:pPr>
      <w:r w:rsidRPr="004B39BE">
        <w:rPr>
          <w:rFonts w:ascii="Times New Roman" w:hAnsi="Times New Roman" w:cs="Times New Roman"/>
          <w:sz w:val="24"/>
          <w:szCs w:val="24"/>
        </w:rPr>
        <w:t>DB Scan</w:t>
      </w:r>
    </w:p>
    <w:p w14:paraId="0D6883BC" w14:textId="77777777" w:rsidR="004B39BE" w:rsidRPr="004B39BE" w:rsidRDefault="004B39BE" w:rsidP="004B39BE">
      <w:pPr>
        <w:pStyle w:val="BodyText"/>
        <w:spacing w:before="6"/>
        <w:rPr>
          <w:rFonts w:ascii="Times New Roman" w:hAnsi="Times New Roman" w:cs="Times New Roman"/>
          <w:sz w:val="24"/>
          <w:szCs w:val="24"/>
        </w:rPr>
      </w:pPr>
    </w:p>
    <w:p w14:paraId="0F4DAC54" w14:textId="38A325D1" w:rsidR="002D5E9C" w:rsidRPr="004B39BE" w:rsidRDefault="002D5E9C"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This is shown in the following:</w:t>
      </w:r>
    </w:p>
    <w:p w14:paraId="623689B4" w14:textId="77777777" w:rsidR="002D5E9C" w:rsidRPr="004B39BE" w:rsidRDefault="002D5E9C" w:rsidP="002D4707">
      <w:pPr>
        <w:pStyle w:val="BodyText"/>
        <w:spacing w:before="6"/>
        <w:rPr>
          <w:rFonts w:ascii="Times New Roman" w:hAnsi="Times New Roman" w:cs="Times New Roman"/>
          <w:sz w:val="24"/>
          <w:szCs w:val="24"/>
        </w:rPr>
      </w:pPr>
    </w:p>
    <w:p w14:paraId="0A1BC338" w14:textId="700D6275" w:rsidR="002D5E9C" w:rsidRPr="004B39BE" w:rsidRDefault="002D5E9C" w:rsidP="004B39BE">
      <w:pPr>
        <w:pStyle w:val="BodyText"/>
        <w:spacing w:before="6"/>
        <w:jc w:val="center"/>
        <w:rPr>
          <w:rFonts w:ascii="Times New Roman" w:hAnsi="Times New Roman" w:cs="Times New Roman"/>
          <w:sz w:val="24"/>
          <w:szCs w:val="24"/>
        </w:rPr>
      </w:pPr>
      <w:r w:rsidRPr="004B39BE">
        <w:rPr>
          <w:rFonts w:ascii="Times New Roman" w:hAnsi="Times New Roman" w:cs="Times New Roman"/>
          <w:noProof/>
          <w:sz w:val="24"/>
          <w:szCs w:val="24"/>
        </w:rPr>
        <w:drawing>
          <wp:inline distT="0" distB="0" distL="0" distR="0" wp14:anchorId="0D7B44C1" wp14:editId="0C4FE4E8">
            <wp:extent cx="3533775" cy="5904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3775" cy="590435"/>
                    </a:xfrm>
                    <a:prstGeom prst="rect">
                      <a:avLst/>
                    </a:prstGeom>
                  </pic:spPr>
                </pic:pic>
              </a:graphicData>
            </a:graphic>
          </wp:inline>
        </w:drawing>
      </w:r>
    </w:p>
    <w:p w14:paraId="4C871BF6" w14:textId="77777777" w:rsidR="002D5E9C" w:rsidRPr="004B39BE" w:rsidRDefault="002D5E9C" w:rsidP="002D4707">
      <w:pPr>
        <w:pStyle w:val="BodyText"/>
        <w:spacing w:before="6"/>
        <w:rPr>
          <w:rFonts w:ascii="Times New Roman" w:hAnsi="Times New Roman" w:cs="Times New Roman"/>
          <w:sz w:val="24"/>
          <w:szCs w:val="24"/>
        </w:rPr>
      </w:pPr>
    </w:p>
    <w:p w14:paraId="750ED0AE" w14:textId="77777777" w:rsidR="004B39BE" w:rsidRDefault="004B39BE" w:rsidP="002D4707">
      <w:pPr>
        <w:pStyle w:val="BodyText"/>
        <w:spacing w:before="6"/>
        <w:rPr>
          <w:rFonts w:ascii="Times New Roman" w:hAnsi="Times New Roman" w:cs="Times New Roman"/>
          <w:sz w:val="24"/>
          <w:szCs w:val="24"/>
        </w:rPr>
      </w:pPr>
    </w:p>
    <w:p w14:paraId="4A720C5D" w14:textId="77777777" w:rsidR="004B39BE" w:rsidRDefault="004B39BE" w:rsidP="002D4707">
      <w:pPr>
        <w:pStyle w:val="BodyText"/>
        <w:spacing w:before="6"/>
        <w:rPr>
          <w:rFonts w:ascii="Times New Roman" w:hAnsi="Times New Roman" w:cs="Times New Roman"/>
          <w:sz w:val="24"/>
          <w:szCs w:val="24"/>
        </w:rPr>
      </w:pPr>
    </w:p>
    <w:p w14:paraId="063772A8" w14:textId="77777777" w:rsidR="004B39BE" w:rsidRDefault="004B39BE" w:rsidP="002D4707">
      <w:pPr>
        <w:pStyle w:val="BodyText"/>
        <w:spacing w:before="6"/>
        <w:rPr>
          <w:rFonts w:ascii="Times New Roman" w:hAnsi="Times New Roman" w:cs="Times New Roman"/>
          <w:sz w:val="24"/>
          <w:szCs w:val="24"/>
        </w:rPr>
      </w:pPr>
    </w:p>
    <w:p w14:paraId="76A70574" w14:textId="77777777" w:rsidR="004B39BE" w:rsidRDefault="004B39BE" w:rsidP="002D4707">
      <w:pPr>
        <w:pStyle w:val="BodyText"/>
        <w:spacing w:before="6"/>
        <w:rPr>
          <w:rFonts w:ascii="Times New Roman" w:hAnsi="Times New Roman" w:cs="Times New Roman"/>
          <w:sz w:val="24"/>
          <w:szCs w:val="24"/>
        </w:rPr>
      </w:pPr>
    </w:p>
    <w:p w14:paraId="2B5B1F18" w14:textId="7DF8912F" w:rsidR="004B39BE" w:rsidDel="00B93D93" w:rsidRDefault="004B39BE" w:rsidP="002D4707">
      <w:pPr>
        <w:pStyle w:val="BodyText"/>
        <w:spacing w:before="6"/>
        <w:rPr>
          <w:del w:id="23" w:author="Usman Sohail" w:date="2020-05-22T05:16:00Z"/>
          <w:rFonts w:ascii="Times New Roman" w:hAnsi="Times New Roman" w:cs="Times New Roman"/>
          <w:sz w:val="24"/>
          <w:szCs w:val="24"/>
        </w:rPr>
      </w:pPr>
    </w:p>
    <w:p w14:paraId="40821D1E" w14:textId="77777777" w:rsidR="00B93D93" w:rsidRDefault="00B93D93" w:rsidP="002D4707">
      <w:pPr>
        <w:pStyle w:val="BodyText"/>
        <w:spacing w:before="6"/>
        <w:rPr>
          <w:ins w:id="24" w:author="Usman Sohail" w:date="2020-05-22T05:16:00Z"/>
          <w:rFonts w:ascii="Times New Roman" w:hAnsi="Times New Roman" w:cs="Times New Roman"/>
          <w:sz w:val="24"/>
          <w:szCs w:val="24"/>
        </w:rPr>
      </w:pPr>
    </w:p>
    <w:p w14:paraId="74D9CCB3" w14:textId="7B853654"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lastRenderedPageBreak/>
        <w:t>We tried the following three feed-forward neural network approaches with the following pooling techniques using word 2 vector models:</w:t>
      </w:r>
    </w:p>
    <w:p w14:paraId="628EF526" w14:textId="77777777" w:rsidR="002D4707" w:rsidRPr="004B39BE" w:rsidRDefault="002D4707" w:rsidP="002D4707">
      <w:pPr>
        <w:pStyle w:val="BodyText"/>
        <w:numPr>
          <w:ilvl w:val="0"/>
          <w:numId w:val="8"/>
        </w:numPr>
        <w:spacing w:before="6"/>
        <w:rPr>
          <w:rFonts w:ascii="Times New Roman" w:hAnsi="Times New Roman" w:cs="Times New Roman"/>
          <w:sz w:val="24"/>
          <w:szCs w:val="24"/>
        </w:rPr>
      </w:pPr>
      <w:r w:rsidRPr="004B39BE">
        <w:rPr>
          <w:rFonts w:ascii="Times New Roman" w:hAnsi="Times New Roman" w:cs="Times New Roman"/>
          <w:sz w:val="24"/>
          <w:szCs w:val="24"/>
        </w:rPr>
        <w:t>Average Pooling</w:t>
      </w:r>
    </w:p>
    <w:p w14:paraId="215F920A" w14:textId="77777777" w:rsidR="002D4707" w:rsidRPr="004B39BE" w:rsidRDefault="002D4707" w:rsidP="002D4707">
      <w:pPr>
        <w:pStyle w:val="BodyText"/>
        <w:numPr>
          <w:ilvl w:val="0"/>
          <w:numId w:val="8"/>
        </w:numPr>
        <w:spacing w:before="6"/>
        <w:rPr>
          <w:rFonts w:ascii="Times New Roman" w:hAnsi="Times New Roman" w:cs="Times New Roman"/>
          <w:sz w:val="24"/>
          <w:szCs w:val="24"/>
        </w:rPr>
      </w:pPr>
      <w:r w:rsidRPr="004B39BE">
        <w:rPr>
          <w:rFonts w:ascii="Times New Roman" w:hAnsi="Times New Roman" w:cs="Times New Roman"/>
          <w:sz w:val="24"/>
          <w:szCs w:val="24"/>
        </w:rPr>
        <w:t xml:space="preserve">Max Pooling </w:t>
      </w:r>
    </w:p>
    <w:p w14:paraId="6A725E4D" w14:textId="61C49A82" w:rsidR="002D4707" w:rsidRDefault="002D4707" w:rsidP="002D4707">
      <w:pPr>
        <w:pStyle w:val="BodyText"/>
        <w:numPr>
          <w:ilvl w:val="0"/>
          <w:numId w:val="8"/>
        </w:numPr>
        <w:spacing w:before="6"/>
        <w:rPr>
          <w:rFonts w:ascii="Times New Roman" w:hAnsi="Times New Roman" w:cs="Times New Roman"/>
          <w:sz w:val="24"/>
          <w:szCs w:val="24"/>
        </w:rPr>
      </w:pPr>
      <w:r w:rsidRPr="004B39BE">
        <w:rPr>
          <w:rFonts w:ascii="Times New Roman" w:hAnsi="Times New Roman" w:cs="Times New Roman"/>
          <w:sz w:val="24"/>
          <w:szCs w:val="24"/>
        </w:rPr>
        <w:t>Fast text normalization pooling</w:t>
      </w:r>
    </w:p>
    <w:p w14:paraId="4E685ACF" w14:textId="77777777" w:rsidR="004B39BE" w:rsidRPr="004B39BE" w:rsidRDefault="004B39BE" w:rsidP="004B39BE">
      <w:pPr>
        <w:pStyle w:val="BodyText"/>
        <w:spacing w:before="6"/>
        <w:ind w:left="720"/>
        <w:rPr>
          <w:rFonts w:ascii="Times New Roman" w:hAnsi="Times New Roman" w:cs="Times New Roman"/>
          <w:sz w:val="24"/>
          <w:szCs w:val="24"/>
        </w:rPr>
      </w:pPr>
    </w:p>
    <w:p w14:paraId="4098938D" w14:textId="4B053A66" w:rsidR="002D4707" w:rsidRPr="004B39BE" w:rsidRDefault="002D5E9C"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This is shown in the following figure</w:t>
      </w:r>
      <w:r w:rsidR="004B39BE" w:rsidRPr="004B39BE">
        <w:rPr>
          <w:rFonts w:ascii="Times New Roman" w:hAnsi="Times New Roman" w:cs="Times New Roman"/>
          <w:sz w:val="24"/>
          <w:szCs w:val="24"/>
        </w:rPr>
        <w:t>:</w:t>
      </w:r>
    </w:p>
    <w:p w14:paraId="28DF1876" w14:textId="614DBA8C" w:rsidR="002D5E9C" w:rsidRPr="00963407" w:rsidRDefault="002D5E9C" w:rsidP="002D4707">
      <w:pPr>
        <w:pStyle w:val="BodyText"/>
        <w:spacing w:before="6"/>
        <w:rPr>
          <w:rFonts w:ascii="Times New Roman" w:hAnsi="Times New Roman" w:cs="Times New Roman"/>
        </w:rPr>
      </w:pPr>
    </w:p>
    <w:p w14:paraId="7DFA65DF" w14:textId="77777777" w:rsidR="002D5E9C" w:rsidRPr="00963407" w:rsidRDefault="002D5E9C" w:rsidP="002D4707">
      <w:pPr>
        <w:pStyle w:val="BodyText"/>
        <w:spacing w:before="6"/>
        <w:rPr>
          <w:rFonts w:ascii="Times New Roman" w:hAnsi="Times New Roman" w:cs="Times New Roman"/>
        </w:rPr>
      </w:pPr>
    </w:p>
    <w:p w14:paraId="2DBF1A8E" w14:textId="1ACBAC22" w:rsidR="002D5E9C" w:rsidRPr="00963407" w:rsidRDefault="002D5E9C" w:rsidP="004B39BE">
      <w:pPr>
        <w:pStyle w:val="BodyText"/>
        <w:spacing w:before="6"/>
        <w:jc w:val="center"/>
        <w:rPr>
          <w:rFonts w:ascii="Times New Roman" w:hAnsi="Times New Roman" w:cs="Times New Roman"/>
        </w:rPr>
      </w:pPr>
      <w:r w:rsidRPr="00963407">
        <w:rPr>
          <w:rFonts w:ascii="Times New Roman" w:hAnsi="Times New Roman" w:cs="Times New Roman"/>
          <w:noProof/>
        </w:rPr>
        <w:drawing>
          <wp:inline distT="0" distB="0" distL="0" distR="0" wp14:anchorId="519182BC" wp14:editId="3CA1E1C0">
            <wp:extent cx="6603040" cy="218313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8287" cy="2184865"/>
                    </a:xfrm>
                    <a:prstGeom prst="rect">
                      <a:avLst/>
                    </a:prstGeom>
                  </pic:spPr>
                </pic:pic>
              </a:graphicData>
            </a:graphic>
          </wp:inline>
        </w:drawing>
      </w:r>
    </w:p>
    <w:p w14:paraId="44481817" w14:textId="77777777" w:rsidR="002D5E9C" w:rsidRPr="00963407" w:rsidRDefault="002D5E9C" w:rsidP="002D4707">
      <w:pPr>
        <w:pStyle w:val="BodyText"/>
        <w:spacing w:before="6"/>
        <w:rPr>
          <w:rFonts w:ascii="Times New Roman" w:hAnsi="Times New Roman" w:cs="Times New Roman"/>
        </w:rPr>
      </w:pPr>
    </w:p>
    <w:p w14:paraId="19A08394" w14:textId="77777777" w:rsidR="002D5E9C" w:rsidRPr="004B39BE" w:rsidRDefault="002D5E9C" w:rsidP="002D4707">
      <w:pPr>
        <w:pStyle w:val="BodyText"/>
        <w:spacing w:before="6"/>
        <w:rPr>
          <w:rFonts w:ascii="Times New Roman" w:hAnsi="Times New Roman" w:cs="Times New Roman"/>
          <w:sz w:val="24"/>
          <w:szCs w:val="24"/>
        </w:rPr>
      </w:pPr>
    </w:p>
    <w:p w14:paraId="3861716C" w14:textId="1CD10459"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We trained the recurrent neural network approaches using glove embeddings:</w:t>
      </w:r>
    </w:p>
    <w:p w14:paraId="0D4916FA" w14:textId="77777777" w:rsidR="002D4707" w:rsidRPr="004B39BE" w:rsidRDefault="002D4707" w:rsidP="002D4707">
      <w:pPr>
        <w:pStyle w:val="BodyText"/>
        <w:numPr>
          <w:ilvl w:val="0"/>
          <w:numId w:val="9"/>
        </w:numPr>
        <w:spacing w:before="6"/>
        <w:rPr>
          <w:rFonts w:ascii="Times New Roman" w:hAnsi="Times New Roman" w:cs="Times New Roman"/>
          <w:sz w:val="24"/>
          <w:szCs w:val="24"/>
        </w:rPr>
      </w:pPr>
      <w:r w:rsidRPr="004B39BE">
        <w:rPr>
          <w:rFonts w:ascii="Times New Roman" w:hAnsi="Times New Roman" w:cs="Times New Roman"/>
          <w:sz w:val="24"/>
          <w:szCs w:val="24"/>
        </w:rPr>
        <w:t>Simple RNN</w:t>
      </w:r>
    </w:p>
    <w:p w14:paraId="48032706" w14:textId="77777777" w:rsidR="002D4707" w:rsidRPr="004B39BE" w:rsidRDefault="002D4707" w:rsidP="002D4707">
      <w:pPr>
        <w:pStyle w:val="BodyText"/>
        <w:numPr>
          <w:ilvl w:val="0"/>
          <w:numId w:val="9"/>
        </w:numPr>
        <w:spacing w:before="6"/>
        <w:rPr>
          <w:rFonts w:ascii="Times New Roman" w:hAnsi="Times New Roman" w:cs="Times New Roman"/>
          <w:sz w:val="24"/>
          <w:szCs w:val="24"/>
        </w:rPr>
      </w:pPr>
      <w:r w:rsidRPr="004B39BE">
        <w:rPr>
          <w:rFonts w:ascii="Times New Roman" w:hAnsi="Times New Roman" w:cs="Times New Roman"/>
          <w:sz w:val="24"/>
          <w:szCs w:val="24"/>
        </w:rPr>
        <w:t xml:space="preserve">LSTM </w:t>
      </w:r>
    </w:p>
    <w:p w14:paraId="3BFCDF7B" w14:textId="77777777" w:rsidR="002D4707" w:rsidRPr="004B39BE" w:rsidRDefault="002D4707" w:rsidP="002D4707">
      <w:pPr>
        <w:pStyle w:val="BodyText"/>
        <w:numPr>
          <w:ilvl w:val="0"/>
          <w:numId w:val="9"/>
        </w:numPr>
        <w:spacing w:before="6"/>
        <w:rPr>
          <w:rFonts w:ascii="Times New Roman" w:hAnsi="Times New Roman" w:cs="Times New Roman"/>
          <w:sz w:val="24"/>
          <w:szCs w:val="24"/>
        </w:rPr>
      </w:pPr>
      <w:r w:rsidRPr="004B39BE">
        <w:rPr>
          <w:rFonts w:ascii="Times New Roman" w:hAnsi="Times New Roman" w:cs="Times New Roman"/>
          <w:sz w:val="24"/>
          <w:szCs w:val="24"/>
        </w:rPr>
        <w:t>GRU</w:t>
      </w:r>
    </w:p>
    <w:p w14:paraId="6F164467" w14:textId="66BF37E1" w:rsidR="002D4707" w:rsidRPr="004B39BE" w:rsidRDefault="002D4707" w:rsidP="002D4707">
      <w:pPr>
        <w:pStyle w:val="BodyText"/>
        <w:numPr>
          <w:ilvl w:val="0"/>
          <w:numId w:val="9"/>
        </w:numPr>
        <w:spacing w:before="6"/>
        <w:rPr>
          <w:rFonts w:ascii="Times New Roman" w:hAnsi="Times New Roman" w:cs="Times New Roman"/>
          <w:sz w:val="24"/>
          <w:szCs w:val="24"/>
        </w:rPr>
      </w:pPr>
      <w:r w:rsidRPr="004B39BE">
        <w:rPr>
          <w:rFonts w:ascii="Times New Roman" w:hAnsi="Times New Roman" w:cs="Times New Roman"/>
          <w:sz w:val="24"/>
          <w:szCs w:val="24"/>
        </w:rPr>
        <w:t>Bi-LSTM</w:t>
      </w:r>
    </w:p>
    <w:p w14:paraId="50CF94BE" w14:textId="77777777" w:rsidR="005A69B2" w:rsidRPr="004B39BE" w:rsidRDefault="005A69B2" w:rsidP="005A69B2">
      <w:pPr>
        <w:pStyle w:val="BodyText"/>
        <w:spacing w:before="6"/>
        <w:rPr>
          <w:rFonts w:ascii="Times New Roman" w:hAnsi="Times New Roman" w:cs="Times New Roman"/>
          <w:sz w:val="24"/>
          <w:szCs w:val="24"/>
        </w:rPr>
      </w:pPr>
    </w:p>
    <w:p w14:paraId="444B11A3" w14:textId="62F60314" w:rsidR="002D4707" w:rsidRPr="004B39BE" w:rsidRDefault="005A69B2"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This is shown in the following figure</w:t>
      </w:r>
      <w:r w:rsidR="004B39BE">
        <w:rPr>
          <w:rFonts w:ascii="Times New Roman" w:hAnsi="Times New Roman" w:cs="Times New Roman"/>
          <w:sz w:val="24"/>
          <w:szCs w:val="24"/>
        </w:rPr>
        <w:t>:</w:t>
      </w:r>
    </w:p>
    <w:p w14:paraId="3DFA4729" w14:textId="1309D38A" w:rsidR="005A69B2" w:rsidRPr="00963407" w:rsidRDefault="005A69B2" w:rsidP="004B39BE">
      <w:pPr>
        <w:pStyle w:val="BodyText"/>
        <w:spacing w:before="6"/>
        <w:jc w:val="center"/>
        <w:rPr>
          <w:rFonts w:ascii="Times New Roman" w:hAnsi="Times New Roman" w:cs="Times New Roman"/>
        </w:rPr>
      </w:pPr>
      <w:r w:rsidRPr="00963407">
        <w:rPr>
          <w:rFonts w:ascii="Times New Roman" w:hAnsi="Times New Roman" w:cs="Times New Roman"/>
          <w:noProof/>
        </w:rPr>
        <w:drawing>
          <wp:inline distT="0" distB="0" distL="0" distR="0" wp14:anchorId="7B050229" wp14:editId="41CBEC20">
            <wp:extent cx="4962525" cy="3051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2525" cy="3051436"/>
                    </a:xfrm>
                    <a:prstGeom prst="rect">
                      <a:avLst/>
                    </a:prstGeom>
                  </pic:spPr>
                </pic:pic>
              </a:graphicData>
            </a:graphic>
          </wp:inline>
        </w:drawing>
      </w:r>
    </w:p>
    <w:p w14:paraId="2A5152C0" w14:textId="77777777" w:rsidR="005A69B2" w:rsidRPr="00963407" w:rsidRDefault="005A69B2" w:rsidP="002D4707">
      <w:pPr>
        <w:pStyle w:val="BodyText"/>
        <w:spacing w:before="6"/>
        <w:rPr>
          <w:rFonts w:ascii="Times New Roman" w:hAnsi="Times New Roman" w:cs="Times New Roman"/>
        </w:rPr>
      </w:pPr>
    </w:p>
    <w:p w14:paraId="0EF07B8D" w14:textId="77777777"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 xml:space="preserve">We also tested the results in RNN with different loss functions which are discussed. </w:t>
      </w:r>
    </w:p>
    <w:p w14:paraId="3AC081D3" w14:textId="77777777" w:rsidR="002D4707" w:rsidRPr="004B39BE" w:rsidRDefault="002D4707" w:rsidP="002D4707">
      <w:pPr>
        <w:pStyle w:val="BodyText"/>
        <w:spacing w:before="6"/>
        <w:rPr>
          <w:rFonts w:ascii="Times New Roman" w:hAnsi="Times New Roman" w:cs="Times New Roman"/>
          <w:sz w:val="24"/>
          <w:szCs w:val="24"/>
        </w:rPr>
      </w:pPr>
    </w:p>
    <w:p w14:paraId="06415EF0" w14:textId="472E4F55" w:rsidR="002D4707" w:rsidRPr="004B39BE" w:rsidRDefault="002D4707"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 xml:space="preserve">We also employed techniques from the domain of evolutionary computing by testing our machine learning classifiers for 5 generations which results in </w:t>
      </w:r>
      <w:r w:rsidRPr="004B39BE">
        <w:rPr>
          <w:rFonts w:ascii="Times New Roman" w:hAnsi="Times New Roman" w:cs="Times New Roman"/>
          <w:b/>
          <w:bCs/>
          <w:sz w:val="24"/>
          <w:szCs w:val="24"/>
        </w:rPr>
        <w:t>120</w:t>
      </w:r>
      <w:r w:rsidRPr="004B39BE">
        <w:rPr>
          <w:rFonts w:ascii="Times New Roman" w:hAnsi="Times New Roman" w:cs="Times New Roman"/>
          <w:sz w:val="24"/>
          <w:szCs w:val="24"/>
        </w:rPr>
        <w:t xml:space="preserve"> models being tested and evaluated in the pipeline. The results are in the submitted folders with best pipelines saved separately.  </w:t>
      </w:r>
    </w:p>
    <w:p w14:paraId="6B74D948" w14:textId="7CC0A041" w:rsidR="008F299D" w:rsidRPr="004B39BE" w:rsidRDefault="008F299D" w:rsidP="002D4707">
      <w:pPr>
        <w:pStyle w:val="BodyText"/>
        <w:spacing w:before="6"/>
        <w:rPr>
          <w:rFonts w:ascii="Times New Roman" w:hAnsi="Times New Roman" w:cs="Times New Roman"/>
          <w:sz w:val="24"/>
          <w:szCs w:val="24"/>
        </w:rPr>
      </w:pPr>
    </w:p>
    <w:p w14:paraId="04D0DC9F" w14:textId="004007CC" w:rsidR="008F299D" w:rsidRPr="004B39BE" w:rsidRDefault="008F299D" w:rsidP="002D4707">
      <w:pPr>
        <w:pStyle w:val="BodyText"/>
        <w:spacing w:before="6"/>
        <w:rPr>
          <w:rFonts w:ascii="Times New Roman" w:hAnsi="Times New Roman" w:cs="Times New Roman"/>
          <w:sz w:val="24"/>
          <w:szCs w:val="24"/>
        </w:rPr>
      </w:pPr>
      <w:r w:rsidRPr="004B39BE">
        <w:rPr>
          <w:rFonts w:ascii="Times New Roman" w:hAnsi="Times New Roman" w:cs="Times New Roman"/>
          <w:sz w:val="24"/>
          <w:szCs w:val="24"/>
        </w:rPr>
        <w:t>This is shown in the following figure:</w:t>
      </w:r>
    </w:p>
    <w:p w14:paraId="09D63479" w14:textId="7A210404" w:rsidR="008F299D" w:rsidRPr="00963407" w:rsidRDefault="008F299D" w:rsidP="008F299D">
      <w:pPr>
        <w:pStyle w:val="BodyText"/>
        <w:spacing w:before="6"/>
        <w:rPr>
          <w:rFonts w:ascii="Times New Roman" w:hAnsi="Times New Roman" w:cs="Times New Roman"/>
        </w:rPr>
        <w:sectPr w:rsidR="008F299D" w:rsidRPr="00963407">
          <w:type w:val="continuous"/>
          <w:pgSz w:w="12240" w:h="15840"/>
          <w:pgMar w:top="1500" w:right="1320" w:bottom="1020" w:left="1320" w:header="720" w:footer="829" w:gutter="0"/>
          <w:pgNumType w:start="1"/>
          <w:cols w:space="720"/>
        </w:sectPr>
      </w:pPr>
      <w:r w:rsidRPr="00963407">
        <w:rPr>
          <w:rFonts w:ascii="Times New Roman" w:hAnsi="Times New Roman" w:cs="Times New Roman"/>
          <w:noProof/>
        </w:rPr>
        <w:drawing>
          <wp:inline distT="0" distB="0" distL="0" distR="0" wp14:anchorId="2AD9E1AA" wp14:editId="7F82967C">
            <wp:extent cx="6096000" cy="1861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6000" cy="1861185"/>
                    </a:xfrm>
                    <a:prstGeom prst="rect">
                      <a:avLst/>
                    </a:prstGeom>
                  </pic:spPr>
                </pic:pic>
              </a:graphicData>
            </a:graphic>
          </wp:inline>
        </w:drawing>
      </w:r>
    </w:p>
    <w:p w14:paraId="4F944CDB" w14:textId="037C1D0E" w:rsidR="002173F5" w:rsidRPr="001840C3" w:rsidRDefault="002173F5" w:rsidP="002173F5">
      <w:pPr>
        <w:pStyle w:val="BodyText"/>
        <w:numPr>
          <w:ilvl w:val="0"/>
          <w:numId w:val="1"/>
        </w:numPr>
        <w:spacing w:line="244" w:lineRule="auto"/>
        <w:ind w:right="117"/>
        <w:jc w:val="both"/>
        <w:rPr>
          <w:rFonts w:ascii="Times New Roman" w:hAnsi="Times New Roman" w:cs="Times New Roman"/>
          <w:b/>
          <w:bCs/>
          <w:sz w:val="28"/>
          <w:szCs w:val="28"/>
          <w:rPrChange w:id="25" w:author="Usman Sohail" w:date="2020-05-22T04:43:00Z">
            <w:rPr>
              <w:rFonts w:ascii="Times New Roman" w:hAnsi="Times New Roman" w:cs="Times New Roman"/>
              <w:b/>
              <w:bCs/>
              <w:sz w:val="32"/>
              <w:szCs w:val="32"/>
            </w:rPr>
          </w:rPrChange>
        </w:rPr>
      </w:pPr>
      <w:bookmarkStart w:id="26" w:name="Pre-Processing"/>
      <w:bookmarkEnd w:id="26"/>
      <w:r w:rsidRPr="001840C3">
        <w:rPr>
          <w:rFonts w:ascii="Times New Roman" w:hAnsi="Times New Roman" w:cs="Times New Roman"/>
          <w:b/>
          <w:bCs/>
          <w:sz w:val="28"/>
          <w:szCs w:val="28"/>
          <w:rPrChange w:id="27" w:author="Usman Sohail" w:date="2020-05-22T04:43:00Z">
            <w:rPr>
              <w:rFonts w:ascii="Times New Roman" w:hAnsi="Times New Roman" w:cs="Times New Roman"/>
              <w:b/>
              <w:bCs/>
              <w:sz w:val="32"/>
              <w:szCs w:val="32"/>
            </w:rPr>
          </w:rPrChange>
        </w:rPr>
        <w:lastRenderedPageBreak/>
        <w:t>Results</w:t>
      </w:r>
      <w:ins w:id="28" w:author="Usman Sohail" w:date="2020-05-22T04:43:00Z">
        <w:r w:rsidR="001840C3" w:rsidRPr="001840C3">
          <w:rPr>
            <w:rFonts w:ascii="Times New Roman" w:hAnsi="Times New Roman" w:cs="Times New Roman"/>
            <w:b/>
            <w:bCs/>
            <w:sz w:val="28"/>
            <w:szCs w:val="28"/>
            <w:rPrChange w:id="29" w:author="Usman Sohail" w:date="2020-05-22T04:43:00Z">
              <w:rPr>
                <w:rFonts w:ascii="Times New Roman" w:hAnsi="Times New Roman" w:cs="Times New Roman"/>
                <w:b/>
                <w:bCs/>
                <w:sz w:val="32"/>
                <w:szCs w:val="32"/>
              </w:rPr>
            </w:rPrChange>
          </w:rPr>
          <w:t>:</w:t>
        </w:r>
      </w:ins>
    </w:p>
    <w:p w14:paraId="51040B69" w14:textId="77777777" w:rsidR="002173F5" w:rsidRPr="002173F5" w:rsidRDefault="002173F5" w:rsidP="002173F5">
      <w:pPr>
        <w:pStyle w:val="BodyText"/>
        <w:spacing w:line="244" w:lineRule="auto"/>
        <w:ind w:left="474" w:right="117"/>
        <w:jc w:val="both"/>
        <w:rPr>
          <w:rFonts w:ascii="Times New Roman" w:hAnsi="Times New Roman" w:cs="Times New Roman"/>
          <w:b/>
          <w:bCs/>
          <w:sz w:val="32"/>
          <w:szCs w:val="32"/>
        </w:rPr>
      </w:pPr>
    </w:p>
    <w:p w14:paraId="416A2C86" w14:textId="5FA3FE38" w:rsidR="008F299D" w:rsidRPr="004B39BE" w:rsidRDefault="008F299D" w:rsidP="002173F5">
      <w:pPr>
        <w:pStyle w:val="BodyText"/>
        <w:spacing w:line="244" w:lineRule="auto"/>
        <w:ind w:right="117"/>
        <w:jc w:val="both"/>
        <w:rPr>
          <w:rFonts w:ascii="Times New Roman" w:hAnsi="Times New Roman" w:cs="Times New Roman"/>
          <w:sz w:val="24"/>
          <w:szCs w:val="24"/>
        </w:rPr>
      </w:pPr>
      <w:r w:rsidRPr="004B39BE">
        <w:rPr>
          <w:rFonts w:ascii="Times New Roman" w:hAnsi="Times New Roman" w:cs="Times New Roman"/>
          <w:sz w:val="24"/>
          <w:szCs w:val="24"/>
        </w:rPr>
        <w:t>The results are as follows:</w:t>
      </w:r>
    </w:p>
    <w:p w14:paraId="4C209C4E" w14:textId="77777777" w:rsidR="001B2229" w:rsidRPr="00963407" w:rsidRDefault="001B2229" w:rsidP="008F299D">
      <w:pPr>
        <w:pStyle w:val="BodyText"/>
        <w:spacing w:line="244" w:lineRule="auto"/>
        <w:ind w:left="360" w:right="117"/>
        <w:jc w:val="both"/>
        <w:rPr>
          <w:rFonts w:ascii="Times New Roman" w:hAnsi="Times New Roman" w:cs="Times New Roman"/>
        </w:rPr>
      </w:pPr>
    </w:p>
    <w:p w14:paraId="00FDCB95" w14:textId="7C5B188D" w:rsidR="001B2229" w:rsidRDefault="001B2229" w:rsidP="002173F5">
      <w:pPr>
        <w:pStyle w:val="Heading2"/>
        <w:numPr>
          <w:ilvl w:val="1"/>
          <w:numId w:val="1"/>
        </w:numPr>
        <w:tabs>
          <w:tab w:val="left" w:pos="732"/>
          <w:tab w:val="left" w:pos="733"/>
        </w:tabs>
        <w:rPr>
          <w:rFonts w:ascii="Times New Roman" w:hAnsi="Times New Roman" w:cs="Times New Roman"/>
        </w:rPr>
      </w:pPr>
      <w:r w:rsidRPr="00963407">
        <w:rPr>
          <w:rFonts w:ascii="Times New Roman" w:hAnsi="Times New Roman" w:cs="Times New Roman"/>
        </w:rPr>
        <w:t>Logistic Regression:</w:t>
      </w:r>
    </w:p>
    <w:p w14:paraId="264B0D9F" w14:textId="391228ED" w:rsidR="00B54855" w:rsidRDefault="001B2229" w:rsidP="001B2229">
      <w:pPr>
        <w:pStyle w:val="BodyText"/>
        <w:ind w:left="90"/>
        <w:rPr>
          <w:rFonts w:ascii="Times New Roman" w:hAnsi="Times New Roman" w:cs="Times New Roman"/>
          <w:sz w:val="24"/>
          <w:szCs w:val="24"/>
        </w:rPr>
      </w:pPr>
      <w:r w:rsidRPr="004B39BE">
        <w:rPr>
          <w:rFonts w:ascii="Times New Roman" w:hAnsi="Times New Roman" w:cs="Times New Roman"/>
          <w:sz w:val="24"/>
          <w:szCs w:val="24"/>
        </w:rPr>
        <w:t>We obtained the following accuracy on training and testing data as shown in the table below:</w:t>
      </w:r>
    </w:p>
    <w:p w14:paraId="08B8ECD5" w14:textId="77777777" w:rsidR="004B39BE" w:rsidRPr="004B39BE" w:rsidRDefault="004B39BE" w:rsidP="001B2229">
      <w:pPr>
        <w:pStyle w:val="BodyText"/>
        <w:ind w:left="90"/>
        <w:rPr>
          <w:rFonts w:ascii="Times New Roman" w:hAnsi="Times New Roman" w:cs="Times New Roman"/>
          <w:sz w:val="24"/>
          <w:szCs w:val="24"/>
        </w:rPr>
      </w:pPr>
    </w:p>
    <w:tbl>
      <w:tblPr>
        <w:tblStyle w:val="TableGrid"/>
        <w:tblW w:w="0" w:type="auto"/>
        <w:tblInd w:w="1271" w:type="dxa"/>
        <w:tblLook w:val="04A0" w:firstRow="1" w:lastRow="0" w:firstColumn="1" w:lastColumn="0" w:noHBand="0" w:noVBand="1"/>
        <w:tblPrChange w:id="30" w:author="Usman Sohail" w:date="2020-05-22T05:23:00Z">
          <w:tblPr>
            <w:tblStyle w:val="TableGrid"/>
            <w:tblW w:w="0" w:type="auto"/>
            <w:tblInd w:w="1555" w:type="dxa"/>
            <w:tblLook w:val="04A0" w:firstRow="1" w:lastRow="0" w:firstColumn="1" w:lastColumn="0" w:noHBand="0" w:noVBand="1"/>
          </w:tblPr>
        </w:tblPrChange>
      </w:tblPr>
      <w:tblGrid>
        <w:gridCol w:w="3568"/>
        <w:gridCol w:w="2953"/>
        <w:tblGridChange w:id="31">
          <w:tblGrid>
            <w:gridCol w:w="3284"/>
            <w:gridCol w:w="2953"/>
          </w:tblGrid>
        </w:tblGridChange>
      </w:tblGrid>
      <w:tr w:rsidR="001B2229" w:rsidRPr="00963407" w14:paraId="60FDD57D" w14:textId="77777777" w:rsidTr="00A91E5A">
        <w:tc>
          <w:tcPr>
            <w:tcW w:w="3568" w:type="dxa"/>
            <w:tcPrChange w:id="32" w:author="Usman Sohail" w:date="2020-05-22T05:23:00Z">
              <w:tcPr>
                <w:tcW w:w="3284" w:type="dxa"/>
              </w:tcPr>
            </w:tcPrChange>
          </w:tcPr>
          <w:p w14:paraId="4773EB17" w14:textId="35082994"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Data</w:t>
            </w:r>
          </w:p>
        </w:tc>
        <w:tc>
          <w:tcPr>
            <w:tcW w:w="2953" w:type="dxa"/>
            <w:tcPrChange w:id="33" w:author="Usman Sohail" w:date="2020-05-22T05:23:00Z">
              <w:tcPr>
                <w:tcW w:w="2953" w:type="dxa"/>
              </w:tcPr>
            </w:tcPrChange>
          </w:tcPr>
          <w:p w14:paraId="450EB9E1" w14:textId="6ED595F4"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Mean Accuracy</w:t>
            </w:r>
          </w:p>
        </w:tc>
      </w:tr>
      <w:tr w:rsidR="001B2229" w:rsidRPr="00963407" w14:paraId="2A9414D8" w14:textId="77777777" w:rsidTr="00A91E5A">
        <w:tc>
          <w:tcPr>
            <w:tcW w:w="3568" w:type="dxa"/>
            <w:tcPrChange w:id="34" w:author="Usman Sohail" w:date="2020-05-22T05:23:00Z">
              <w:tcPr>
                <w:tcW w:w="3284" w:type="dxa"/>
              </w:tcPr>
            </w:tcPrChange>
          </w:tcPr>
          <w:p w14:paraId="04F3F3B5" w14:textId="02278C5E"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Training Data</w:t>
            </w:r>
          </w:p>
        </w:tc>
        <w:tc>
          <w:tcPr>
            <w:tcW w:w="2953" w:type="dxa"/>
            <w:tcPrChange w:id="35" w:author="Usman Sohail" w:date="2020-05-22T05:23:00Z">
              <w:tcPr>
                <w:tcW w:w="2953" w:type="dxa"/>
              </w:tcPr>
            </w:tcPrChange>
          </w:tcPr>
          <w:p w14:paraId="1DD90B52" w14:textId="6586C57D"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95.24</w:t>
            </w:r>
          </w:p>
        </w:tc>
      </w:tr>
      <w:tr w:rsidR="001B2229" w:rsidRPr="00963407" w14:paraId="1DF90B70" w14:textId="77777777" w:rsidTr="00A91E5A">
        <w:tc>
          <w:tcPr>
            <w:tcW w:w="3568" w:type="dxa"/>
            <w:tcPrChange w:id="36" w:author="Usman Sohail" w:date="2020-05-22T05:23:00Z">
              <w:tcPr>
                <w:tcW w:w="3284" w:type="dxa"/>
              </w:tcPr>
            </w:tcPrChange>
          </w:tcPr>
          <w:p w14:paraId="0DF063F6" w14:textId="72CFAC51"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Testing Data</w:t>
            </w:r>
          </w:p>
        </w:tc>
        <w:tc>
          <w:tcPr>
            <w:tcW w:w="2953" w:type="dxa"/>
            <w:tcPrChange w:id="37" w:author="Usman Sohail" w:date="2020-05-22T05:23:00Z">
              <w:tcPr>
                <w:tcW w:w="2953" w:type="dxa"/>
              </w:tcPr>
            </w:tcPrChange>
          </w:tcPr>
          <w:p w14:paraId="5A377E67" w14:textId="7326004E" w:rsidR="001B2229" w:rsidRPr="004B39BE" w:rsidRDefault="001B2229"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66.06</w:t>
            </w:r>
          </w:p>
        </w:tc>
      </w:tr>
    </w:tbl>
    <w:p w14:paraId="49D7EBCB" w14:textId="77777777" w:rsidR="001B2229" w:rsidRPr="00963407" w:rsidRDefault="001B2229" w:rsidP="001B2229">
      <w:pPr>
        <w:pStyle w:val="BodyText"/>
        <w:ind w:left="90"/>
        <w:rPr>
          <w:rFonts w:ascii="Times New Roman" w:hAnsi="Times New Roman" w:cs="Times New Roman"/>
        </w:rPr>
      </w:pPr>
    </w:p>
    <w:p w14:paraId="50B22151" w14:textId="43FA70C2" w:rsidR="001B2229" w:rsidRPr="004B39BE" w:rsidRDefault="001B2229" w:rsidP="001B2229">
      <w:pPr>
        <w:pStyle w:val="BodyText"/>
        <w:ind w:left="90"/>
        <w:rPr>
          <w:rFonts w:ascii="Times New Roman" w:hAnsi="Times New Roman" w:cs="Times New Roman"/>
          <w:sz w:val="24"/>
          <w:szCs w:val="24"/>
        </w:rPr>
      </w:pPr>
      <w:r w:rsidRPr="004B39BE">
        <w:rPr>
          <w:rFonts w:ascii="Times New Roman" w:hAnsi="Times New Roman" w:cs="Times New Roman"/>
          <w:sz w:val="24"/>
          <w:szCs w:val="24"/>
        </w:rPr>
        <w:t>The following confusion matrix is generated:</w:t>
      </w:r>
    </w:p>
    <w:p w14:paraId="79C49100" w14:textId="23C7A41B" w:rsidR="001B2229" w:rsidRPr="00963407" w:rsidRDefault="001B2229" w:rsidP="004B39BE">
      <w:pPr>
        <w:pStyle w:val="BodyText"/>
        <w:ind w:left="90"/>
        <w:jc w:val="center"/>
        <w:rPr>
          <w:rFonts w:ascii="Times New Roman" w:hAnsi="Times New Roman" w:cs="Times New Roman"/>
        </w:rPr>
      </w:pPr>
      <w:r w:rsidRPr="00963407">
        <w:rPr>
          <w:rFonts w:ascii="Times New Roman" w:hAnsi="Times New Roman" w:cs="Times New Roman"/>
          <w:noProof/>
        </w:rPr>
        <w:drawing>
          <wp:inline distT="0" distB="0" distL="0" distR="0" wp14:anchorId="56BF0685" wp14:editId="685C2E15">
            <wp:extent cx="5562600" cy="5326380"/>
            <wp:effectExtent l="0" t="0" r="0" b="7620"/>
            <wp:docPr id="15" name="Picture 15" descr="C:\Users\Dyass\AppData\Local\Microsoft\Windows\INetCache\Content.MSO\FB7C4F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yass\AppData\Local\Microsoft\Windows\INetCache\Content.MSO\FB7C4F6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5326380"/>
                    </a:xfrm>
                    <a:prstGeom prst="rect">
                      <a:avLst/>
                    </a:prstGeom>
                    <a:noFill/>
                    <a:ln>
                      <a:noFill/>
                    </a:ln>
                  </pic:spPr>
                </pic:pic>
              </a:graphicData>
            </a:graphic>
          </wp:inline>
        </w:drawing>
      </w:r>
    </w:p>
    <w:p w14:paraId="3B98FD95" w14:textId="77777777" w:rsidR="004B39BE" w:rsidRDefault="004B39BE" w:rsidP="001B2229">
      <w:pPr>
        <w:pStyle w:val="BodyText"/>
        <w:ind w:left="90"/>
        <w:rPr>
          <w:rFonts w:ascii="Times New Roman" w:hAnsi="Times New Roman" w:cs="Times New Roman"/>
          <w:sz w:val="24"/>
          <w:szCs w:val="24"/>
        </w:rPr>
      </w:pPr>
    </w:p>
    <w:p w14:paraId="31D98AE5" w14:textId="77777777" w:rsidR="004B39BE" w:rsidRDefault="004B39BE" w:rsidP="001B2229">
      <w:pPr>
        <w:pStyle w:val="BodyText"/>
        <w:ind w:left="90"/>
        <w:rPr>
          <w:rFonts w:ascii="Times New Roman" w:hAnsi="Times New Roman" w:cs="Times New Roman"/>
          <w:sz w:val="24"/>
          <w:szCs w:val="24"/>
        </w:rPr>
      </w:pPr>
    </w:p>
    <w:p w14:paraId="2E2B55A2" w14:textId="77777777" w:rsidR="004B39BE" w:rsidRDefault="004B39BE" w:rsidP="001B2229">
      <w:pPr>
        <w:pStyle w:val="BodyText"/>
        <w:ind w:left="90"/>
        <w:rPr>
          <w:rFonts w:ascii="Times New Roman" w:hAnsi="Times New Roman" w:cs="Times New Roman"/>
          <w:sz w:val="24"/>
          <w:szCs w:val="24"/>
        </w:rPr>
      </w:pPr>
    </w:p>
    <w:p w14:paraId="22FCCE0C" w14:textId="77777777" w:rsidR="004B39BE" w:rsidRDefault="004B39BE" w:rsidP="001B2229">
      <w:pPr>
        <w:pStyle w:val="BodyText"/>
        <w:ind w:left="90"/>
        <w:rPr>
          <w:rFonts w:ascii="Times New Roman" w:hAnsi="Times New Roman" w:cs="Times New Roman"/>
          <w:sz w:val="24"/>
          <w:szCs w:val="24"/>
        </w:rPr>
      </w:pPr>
    </w:p>
    <w:p w14:paraId="2F88697A" w14:textId="77777777" w:rsidR="002173F5" w:rsidRDefault="002173F5" w:rsidP="001B2229">
      <w:pPr>
        <w:pStyle w:val="BodyText"/>
        <w:ind w:left="90"/>
        <w:rPr>
          <w:rFonts w:ascii="Times New Roman" w:hAnsi="Times New Roman" w:cs="Times New Roman"/>
          <w:sz w:val="24"/>
          <w:szCs w:val="24"/>
        </w:rPr>
      </w:pPr>
    </w:p>
    <w:p w14:paraId="3CEF7873" w14:textId="248F7BAD" w:rsidR="001B2229" w:rsidRPr="004B39BE" w:rsidRDefault="001B2229" w:rsidP="001B2229">
      <w:pPr>
        <w:pStyle w:val="BodyText"/>
        <w:ind w:left="90"/>
        <w:rPr>
          <w:rFonts w:ascii="Times New Roman" w:hAnsi="Times New Roman" w:cs="Times New Roman"/>
          <w:sz w:val="24"/>
          <w:szCs w:val="24"/>
        </w:rPr>
      </w:pPr>
      <w:r w:rsidRPr="004B39BE">
        <w:rPr>
          <w:rFonts w:ascii="Times New Roman" w:hAnsi="Times New Roman" w:cs="Times New Roman"/>
          <w:sz w:val="24"/>
          <w:szCs w:val="24"/>
        </w:rPr>
        <w:lastRenderedPageBreak/>
        <w:t>The following classification reports is obtained:</w:t>
      </w:r>
    </w:p>
    <w:p w14:paraId="2D9B760A" w14:textId="400C2CC2" w:rsidR="001B2229" w:rsidRPr="004B39BE" w:rsidRDefault="001B2229" w:rsidP="001B2229">
      <w:pPr>
        <w:pStyle w:val="BodyText"/>
        <w:ind w:left="90"/>
        <w:rPr>
          <w:rFonts w:ascii="Times New Roman" w:hAnsi="Times New Roman" w:cs="Times New Roman"/>
          <w:sz w:val="24"/>
          <w:szCs w:val="24"/>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E77663" w:rsidRPr="004B39BE" w14:paraId="6AB6C26D" w14:textId="609B9155" w:rsidTr="00E77663">
        <w:tc>
          <w:tcPr>
            <w:tcW w:w="1810" w:type="dxa"/>
          </w:tcPr>
          <w:p w14:paraId="3590291E" w14:textId="77777777" w:rsidR="00E77663" w:rsidRPr="004B39BE" w:rsidRDefault="00E77663" w:rsidP="004B39BE">
            <w:pPr>
              <w:pStyle w:val="BodyText"/>
              <w:jc w:val="center"/>
              <w:rPr>
                <w:rFonts w:ascii="Times New Roman" w:hAnsi="Times New Roman" w:cs="Times New Roman"/>
                <w:sz w:val="24"/>
                <w:szCs w:val="24"/>
              </w:rPr>
            </w:pPr>
          </w:p>
        </w:tc>
        <w:tc>
          <w:tcPr>
            <w:tcW w:w="2007" w:type="dxa"/>
          </w:tcPr>
          <w:p w14:paraId="7686417B" w14:textId="22A326D5"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Precision</w:t>
            </w:r>
          </w:p>
        </w:tc>
        <w:tc>
          <w:tcPr>
            <w:tcW w:w="1938" w:type="dxa"/>
          </w:tcPr>
          <w:p w14:paraId="178B06DE" w14:textId="46F6528A"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Recall</w:t>
            </w:r>
          </w:p>
        </w:tc>
        <w:tc>
          <w:tcPr>
            <w:tcW w:w="1931" w:type="dxa"/>
          </w:tcPr>
          <w:p w14:paraId="4B933DCD" w14:textId="3EF21A4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F1-Score</w:t>
            </w:r>
          </w:p>
        </w:tc>
        <w:tc>
          <w:tcPr>
            <w:tcW w:w="1814" w:type="dxa"/>
          </w:tcPr>
          <w:p w14:paraId="4B23667C" w14:textId="0990E9FA"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Support</w:t>
            </w:r>
          </w:p>
        </w:tc>
      </w:tr>
      <w:tr w:rsidR="00E77663" w:rsidRPr="004B39BE" w14:paraId="5A90D959" w14:textId="281F7F83" w:rsidTr="00E77663">
        <w:tc>
          <w:tcPr>
            <w:tcW w:w="1810" w:type="dxa"/>
          </w:tcPr>
          <w:p w14:paraId="004DD174" w14:textId="4DD8694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Negative</w:t>
            </w:r>
          </w:p>
        </w:tc>
        <w:tc>
          <w:tcPr>
            <w:tcW w:w="2007" w:type="dxa"/>
          </w:tcPr>
          <w:p w14:paraId="4468FA4D" w14:textId="02AA7D91"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938" w:type="dxa"/>
          </w:tcPr>
          <w:p w14:paraId="0A57276E" w14:textId="3D1D01E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0.49</w:t>
            </w:r>
          </w:p>
        </w:tc>
        <w:tc>
          <w:tcPr>
            <w:tcW w:w="1931" w:type="dxa"/>
          </w:tcPr>
          <w:p w14:paraId="4C906573" w14:textId="7FE21495"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0.55</w:t>
            </w:r>
          </w:p>
        </w:tc>
        <w:tc>
          <w:tcPr>
            <w:tcW w:w="1814" w:type="dxa"/>
          </w:tcPr>
          <w:p w14:paraId="5B6B7D9C" w14:textId="63F403DD"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1039</w:t>
            </w:r>
          </w:p>
        </w:tc>
      </w:tr>
      <w:tr w:rsidR="00E77663" w:rsidRPr="004B39BE" w14:paraId="5BF3AC2F" w14:textId="45BEAC47" w:rsidTr="00E77663">
        <w:tc>
          <w:tcPr>
            <w:tcW w:w="1810" w:type="dxa"/>
          </w:tcPr>
          <w:p w14:paraId="01EF0CBE" w14:textId="3397D5F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Neutral</w:t>
            </w:r>
          </w:p>
        </w:tc>
        <w:tc>
          <w:tcPr>
            <w:tcW w:w="2007" w:type="dxa"/>
          </w:tcPr>
          <w:p w14:paraId="4AC88D98" w14:textId="5E3BF70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8" w:type="dxa"/>
          </w:tcPr>
          <w:p w14:paraId="0AECDF62" w14:textId="18B91B02"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0.80</w:t>
            </w:r>
          </w:p>
        </w:tc>
        <w:tc>
          <w:tcPr>
            <w:tcW w:w="1931" w:type="dxa"/>
          </w:tcPr>
          <w:p w14:paraId="3C4270F1" w14:textId="42DC24D3"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0.73</w:t>
            </w:r>
          </w:p>
        </w:tc>
        <w:tc>
          <w:tcPr>
            <w:tcW w:w="1814" w:type="dxa"/>
          </w:tcPr>
          <w:p w14:paraId="3EE3FB22" w14:textId="0B4E9848"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1819</w:t>
            </w:r>
          </w:p>
        </w:tc>
      </w:tr>
      <w:tr w:rsidR="00E77663" w:rsidRPr="004B39BE" w14:paraId="306416AC" w14:textId="4B260AF0" w:rsidTr="00E77663">
        <w:tc>
          <w:tcPr>
            <w:tcW w:w="1810" w:type="dxa"/>
          </w:tcPr>
          <w:p w14:paraId="2E2170B9" w14:textId="29FAE3B1"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Positive</w:t>
            </w:r>
          </w:p>
        </w:tc>
        <w:tc>
          <w:tcPr>
            <w:tcW w:w="2007" w:type="dxa"/>
          </w:tcPr>
          <w:p w14:paraId="53EE4764" w14:textId="56E44D4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0.68</w:t>
            </w:r>
          </w:p>
        </w:tc>
        <w:tc>
          <w:tcPr>
            <w:tcW w:w="1938" w:type="dxa"/>
          </w:tcPr>
          <w:p w14:paraId="7735AD87" w14:textId="4DB659D8"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0.59</w:t>
            </w:r>
          </w:p>
        </w:tc>
        <w:tc>
          <w:tcPr>
            <w:tcW w:w="1931" w:type="dxa"/>
          </w:tcPr>
          <w:p w14:paraId="614F0AF4" w14:textId="7E748342"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814" w:type="dxa"/>
          </w:tcPr>
          <w:p w14:paraId="0D7E6CE3" w14:textId="09406580"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1188</w:t>
            </w:r>
          </w:p>
        </w:tc>
      </w:tr>
      <w:tr w:rsidR="00E77663" w:rsidRPr="004B39BE" w14:paraId="50136227" w14:textId="4623EFD2" w:rsidTr="00E77663">
        <w:tc>
          <w:tcPr>
            <w:tcW w:w="1810" w:type="dxa"/>
          </w:tcPr>
          <w:p w14:paraId="0AC68AC5" w14:textId="4BD35D83"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Accuracy</w:t>
            </w:r>
          </w:p>
        </w:tc>
        <w:tc>
          <w:tcPr>
            <w:tcW w:w="2007" w:type="dxa"/>
          </w:tcPr>
          <w:p w14:paraId="7DC66993" w14:textId="77777777" w:rsidR="00E77663" w:rsidRPr="004B39BE" w:rsidRDefault="00E77663" w:rsidP="004B39BE">
            <w:pPr>
              <w:pStyle w:val="BodyText"/>
              <w:jc w:val="center"/>
              <w:rPr>
                <w:rFonts w:ascii="Times New Roman" w:hAnsi="Times New Roman" w:cs="Times New Roman"/>
                <w:sz w:val="24"/>
                <w:szCs w:val="24"/>
              </w:rPr>
            </w:pPr>
          </w:p>
        </w:tc>
        <w:tc>
          <w:tcPr>
            <w:tcW w:w="1938" w:type="dxa"/>
          </w:tcPr>
          <w:p w14:paraId="3FCD2D94" w14:textId="77777777" w:rsidR="00E77663" w:rsidRPr="004B39BE" w:rsidRDefault="00E77663" w:rsidP="004B39BE">
            <w:pPr>
              <w:pStyle w:val="BodyText"/>
              <w:jc w:val="center"/>
              <w:rPr>
                <w:rFonts w:ascii="Times New Roman" w:hAnsi="Times New Roman" w:cs="Times New Roman"/>
                <w:sz w:val="24"/>
                <w:szCs w:val="24"/>
              </w:rPr>
            </w:pPr>
          </w:p>
        </w:tc>
        <w:tc>
          <w:tcPr>
            <w:tcW w:w="1931" w:type="dxa"/>
          </w:tcPr>
          <w:p w14:paraId="3D5A664D" w14:textId="7DCE0A1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814" w:type="dxa"/>
          </w:tcPr>
          <w:p w14:paraId="6BB41D55" w14:textId="504339E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56D48A33" w14:textId="77D6421B" w:rsidTr="00E77663">
        <w:tc>
          <w:tcPr>
            <w:tcW w:w="1810" w:type="dxa"/>
          </w:tcPr>
          <w:p w14:paraId="12A94544" w14:textId="1691965A"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Macro Accuracy</w:t>
            </w:r>
          </w:p>
        </w:tc>
        <w:tc>
          <w:tcPr>
            <w:tcW w:w="2007" w:type="dxa"/>
          </w:tcPr>
          <w:p w14:paraId="02D3060B" w14:textId="2E5FD24C"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8" w:type="dxa"/>
          </w:tcPr>
          <w:p w14:paraId="749B7A48" w14:textId="3960CC3E"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931" w:type="dxa"/>
          </w:tcPr>
          <w:p w14:paraId="0BAF1565" w14:textId="6038127C"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814" w:type="dxa"/>
          </w:tcPr>
          <w:p w14:paraId="71B30C4D" w14:textId="7DA8B811"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07423E0E" w14:textId="7CEBE7F8" w:rsidTr="00E77663">
        <w:tc>
          <w:tcPr>
            <w:tcW w:w="1810" w:type="dxa"/>
          </w:tcPr>
          <w:p w14:paraId="32C69D72" w14:textId="67F630B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Weighted Accuracy</w:t>
            </w:r>
          </w:p>
        </w:tc>
        <w:tc>
          <w:tcPr>
            <w:tcW w:w="2007" w:type="dxa"/>
          </w:tcPr>
          <w:p w14:paraId="0892ECDE" w14:textId="09593A66"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8" w:type="dxa"/>
          </w:tcPr>
          <w:p w14:paraId="0795BAF2" w14:textId="27EB3B4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1" w:type="dxa"/>
          </w:tcPr>
          <w:p w14:paraId="16319588" w14:textId="56EAF76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0.65</w:t>
            </w:r>
          </w:p>
        </w:tc>
        <w:tc>
          <w:tcPr>
            <w:tcW w:w="1814" w:type="dxa"/>
          </w:tcPr>
          <w:p w14:paraId="012F1AFF" w14:textId="45F48D7D"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bl>
    <w:p w14:paraId="5AE6569E" w14:textId="77777777" w:rsidR="004B39BE" w:rsidRDefault="004B39BE" w:rsidP="004B39BE">
      <w:pPr>
        <w:pStyle w:val="Heading2"/>
        <w:tabs>
          <w:tab w:val="left" w:pos="732"/>
          <w:tab w:val="left" w:pos="733"/>
        </w:tabs>
        <w:ind w:left="0" w:firstLine="0"/>
        <w:rPr>
          <w:rFonts w:ascii="Times New Roman" w:hAnsi="Times New Roman" w:cs="Times New Roman"/>
        </w:rPr>
      </w:pPr>
    </w:p>
    <w:p w14:paraId="5FE0B694" w14:textId="089089F4" w:rsidR="004B39BE" w:rsidRPr="003F776A" w:rsidRDefault="00E77663" w:rsidP="002173F5">
      <w:pPr>
        <w:pStyle w:val="Heading2"/>
        <w:numPr>
          <w:ilvl w:val="1"/>
          <w:numId w:val="1"/>
        </w:numPr>
        <w:tabs>
          <w:tab w:val="left" w:pos="732"/>
          <w:tab w:val="left" w:pos="733"/>
        </w:tabs>
        <w:rPr>
          <w:rFonts w:ascii="Times New Roman" w:hAnsi="Times New Roman" w:cs="Times New Roman"/>
        </w:rPr>
      </w:pPr>
      <w:r w:rsidRPr="00963407">
        <w:rPr>
          <w:rFonts w:ascii="Times New Roman" w:hAnsi="Times New Roman" w:cs="Times New Roman"/>
        </w:rPr>
        <w:t>Multinomial Naïve Bayes:</w:t>
      </w:r>
    </w:p>
    <w:p w14:paraId="1C3F4273" w14:textId="4AC93C15" w:rsidR="00E77663"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t>We obtained the following accuracy on training and testing data as shown in the table below:</w:t>
      </w:r>
    </w:p>
    <w:p w14:paraId="2512D62F" w14:textId="77777777" w:rsidR="004B39BE" w:rsidRPr="004B39BE" w:rsidRDefault="004B39BE" w:rsidP="00E77663">
      <w:pPr>
        <w:pStyle w:val="BodyText"/>
        <w:ind w:left="90"/>
        <w:rPr>
          <w:rFonts w:ascii="Times New Roman" w:hAnsi="Times New Roman" w:cs="Times New Roman"/>
          <w:sz w:val="24"/>
          <w:szCs w:val="24"/>
        </w:rPr>
      </w:pPr>
    </w:p>
    <w:tbl>
      <w:tblPr>
        <w:tblStyle w:val="TableGrid"/>
        <w:tblW w:w="0" w:type="auto"/>
        <w:jc w:val="center"/>
        <w:tblLook w:val="04A0" w:firstRow="1" w:lastRow="0" w:firstColumn="1" w:lastColumn="0" w:noHBand="0" w:noVBand="1"/>
        <w:tblPrChange w:id="38" w:author="Usman Sohail" w:date="2020-05-22T05:23:00Z">
          <w:tblPr>
            <w:tblStyle w:val="TableGrid"/>
            <w:tblW w:w="0" w:type="auto"/>
            <w:jc w:val="center"/>
            <w:tblLook w:val="04A0" w:firstRow="1" w:lastRow="0" w:firstColumn="1" w:lastColumn="0" w:noHBand="0" w:noVBand="1"/>
          </w:tblPr>
        </w:tblPrChange>
      </w:tblPr>
      <w:tblGrid>
        <w:gridCol w:w="3671"/>
        <w:gridCol w:w="3280"/>
        <w:tblGridChange w:id="39">
          <w:tblGrid>
            <w:gridCol w:w="3524"/>
            <w:gridCol w:w="3280"/>
          </w:tblGrid>
        </w:tblGridChange>
      </w:tblGrid>
      <w:tr w:rsidR="00E77663" w:rsidRPr="004B39BE" w14:paraId="1D958D3D" w14:textId="77777777" w:rsidTr="00A91E5A">
        <w:trPr>
          <w:jc w:val="center"/>
          <w:trPrChange w:id="40" w:author="Usman Sohail" w:date="2020-05-22T05:23:00Z">
            <w:trPr>
              <w:jc w:val="center"/>
            </w:trPr>
          </w:trPrChange>
        </w:trPr>
        <w:tc>
          <w:tcPr>
            <w:tcW w:w="3671" w:type="dxa"/>
            <w:tcPrChange w:id="41" w:author="Usman Sohail" w:date="2020-05-22T05:23:00Z">
              <w:tcPr>
                <w:tcW w:w="3524" w:type="dxa"/>
              </w:tcPr>
            </w:tcPrChange>
          </w:tcPr>
          <w:p w14:paraId="41E50520"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Data</w:t>
            </w:r>
          </w:p>
        </w:tc>
        <w:tc>
          <w:tcPr>
            <w:tcW w:w="3280" w:type="dxa"/>
            <w:tcPrChange w:id="42" w:author="Usman Sohail" w:date="2020-05-22T05:23:00Z">
              <w:tcPr>
                <w:tcW w:w="3280" w:type="dxa"/>
              </w:tcPr>
            </w:tcPrChange>
          </w:tcPr>
          <w:p w14:paraId="0A02842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Mean Accuracy</w:t>
            </w:r>
          </w:p>
        </w:tc>
      </w:tr>
      <w:tr w:rsidR="00E77663" w:rsidRPr="004B39BE" w14:paraId="395ADB61" w14:textId="77777777" w:rsidTr="00A91E5A">
        <w:trPr>
          <w:jc w:val="center"/>
          <w:trPrChange w:id="43" w:author="Usman Sohail" w:date="2020-05-22T05:23:00Z">
            <w:trPr>
              <w:jc w:val="center"/>
            </w:trPr>
          </w:trPrChange>
        </w:trPr>
        <w:tc>
          <w:tcPr>
            <w:tcW w:w="3671" w:type="dxa"/>
            <w:tcPrChange w:id="44" w:author="Usman Sohail" w:date="2020-05-22T05:23:00Z">
              <w:tcPr>
                <w:tcW w:w="3524" w:type="dxa"/>
              </w:tcPr>
            </w:tcPrChange>
          </w:tcPr>
          <w:p w14:paraId="0D581D4D"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Training Data</w:t>
            </w:r>
          </w:p>
        </w:tc>
        <w:tc>
          <w:tcPr>
            <w:tcW w:w="3280" w:type="dxa"/>
            <w:tcPrChange w:id="45" w:author="Usman Sohail" w:date="2020-05-22T05:23:00Z">
              <w:tcPr>
                <w:tcW w:w="3280" w:type="dxa"/>
              </w:tcPr>
            </w:tcPrChange>
          </w:tcPr>
          <w:p w14:paraId="0868D909" w14:textId="1E8FA3BE"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83.85</w:t>
            </w:r>
          </w:p>
        </w:tc>
      </w:tr>
      <w:tr w:rsidR="00E77663" w:rsidRPr="004B39BE" w14:paraId="61673B18" w14:textId="77777777" w:rsidTr="00A91E5A">
        <w:trPr>
          <w:jc w:val="center"/>
          <w:trPrChange w:id="46" w:author="Usman Sohail" w:date="2020-05-22T05:23:00Z">
            <w:trPr>
              <w:jc w:val="center"/>
            </w:trPr>
          </w:trPrChange>
        </w:trPr>
        <w:tc>
          <w:tcPr>
            <w:tcW w:w="3671" w:type="dxa"/>
            <w:tcPrChange w:id="47" w:author="Usman Sohail" w:date="2020-05-22T05:23:00Z">
              <w:tcPr>
                <w:tcW w:w="3524" w:type="dxa"/>
              </w:tcPr>
            </w:tcPrChange>
          </w:tcPr>
          <w:p w14:paraId="6D9ED90C"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Testing Data</w:t>
            </w:r>
          </w:p>
        </w:tc>
        <w:tc>
          <w:tcPr>
            <w:tcW w:w="3280" w:type="dxa"/>
            <w:tcPrChange w:id="48" w:author="Usman Sohail" w:date="2020-05-22T05:23:00Z">
              <w:tcPr>
                <w:tcW w:w="3280" w:type="dxa"/>
              </w:tcPr>
            </w:tcPrChange>
          </w:tcPr>
          <w:p w14:paraId="01F9A623" w14:textId="4C99B193"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63.86</w:t>
            </w:r>
          </w:p>
        </w:tc>
      </w:tr>
    </w:tbl>
    <w:p w14:paraId="5052F245" w14:textId="77777777" w:rsidR="00E77663" w:rsidRPr="004B39BE" w:rsidRDefault="00E77663" w:rsidP="00E77663">
      <w:pPr>
        <w:pStyle w:val="BodyText"/>
        <w:ind w:left="90"/>
        <w:rPr>
          <w:rFonts w:ascii="Times New Roman" w:hAnsi="Times New Roman" w:cs="Times New Roman"/>
          <w:sz w:val="24"/>
          <w:szCs w:val="24"/>
        </w:rPr>
      </w:pPr>
    </w:p>
    <w:p w14:paraId="192516C9" w14:textId="77777777" w:rsidR="00E77663" w:rsidRPr="004B39BE"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t>The following confusion matrix is generated:</w:t>
      </w:r>
    </w:p>
    <w:p w14:paraId="3EE7EF11" w14:textId="79D3620B" w:rsidR="00E77663" w:rsidRPr="00963407" w:rsidRDefault="00E77663" w:rsidP="004B39BE">
      <w:pPr>
        <w:pStyle w:val="BodyText"/>
        <w:ind w:left="90"/>
        <w:jc w:val="center"/>
        <w:rPr>
          <w:rFonts w:ascii="Times New Roman" w:hAnsi="Times New Roman" w:cs="Times New Roman"/>
        </w:rPr>
      </w:pPr>
      <w:r w:rsidRPr="00963407">
        <w:rPr>
          <w:rFonts w:ascii="Times New Roman" w:hAnsi="Times New Roman" w:cs="Times New Roman"/>
          <w:noProof/>
        </w:rPr>
        <w:drawing>
          <wp:inline distT="0" distB="0" distL="0" distR="0" wp14:anchorId="556618B6" wp14:editId="276A56C8">
            <wp:extent cx="4930140" cy="4720778"/>
            <wp:effectExtent l="0" t="0" r="3810" b="3810"/>
            <wp:docPr id="21" name="Picture 21" descr="C:\Users\Dyass\AppData\Local\Microsoft\Windows\INetCache\Content.MSO\F45962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yass\AppData\Local\Microsoft\Windows\INetCache\Content.MSO\F459626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2353" cy="4722897"/>
                    </a:xfrm>
                    <a:prstGeom prst="rect">
                      <a:avLst/>
                    </a:prstGeom>
                    <a:noFill/>
                    <a:ln>
                      <a:noFill/>
                    </a:ln>
                  </pic:spPr>
                </pic:pic>
              </a:graphicData>
            </a:graphic>
          </wp:inline>
        </w:drawing>
      </w:r>
    </w:p>
    <w:p w14:paraId="16A87A75" w14:textId="77777777" w:rsidR="00666452" w:rsidRDefault="00666452" w:rsidP="00E77663">
      <w:pPr>
        <w:pStyle w:val="BodyText"/>
        <w:ind w:left="90"/>
        <w:rPr>
          <w:rFonts w:ascii="Times New Roman" w:hAnsi="Times New Roman" w:cs="Times New Roman"/>
          <w:sz w:val="24"/>
          <w:szCs w:val="24"/>
        </w:rPr>
      </w:pPr>
    </w:p>
    <w:p w14:paraId="62CB350B" w14:textId="5C2F1E41" w:rsidR="00E77663" w:rsidRPr="004B39BE"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lastRenderedPageBreak/>
        <w:t>The following classification reports is obtained:</w:t>
      </w:r>
    </w:p>
    <w:p w14:paraId="28BEC6FB" w14:textId="77777777" w:rsidR="00E77663" w:rsidRPr="00963407" w:rsidRDefault="00E77663" w:rsidP="00E77663">
      <w:pPr>
        <w:pStyle w:val="BodyText"/>
        <w:ind w:left="90"/>
        <w:rPr>
          <w:rFonts w:ascii="Times New Roman" w:hAnsi="Times New Roman" w:cs="Times New Roman"/>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E77663" w:rsidRPr="004B39BE" w14:paraId="46F549CF" w14:textId="77777777" w:rsidTr="000E40FC">
        <w:tc>
          <w:tcPr>
            <w:tcW w:w="1810" w:type="dxa"/>
          </w:tcPr>
          <w:p w14:paraId="39E458CF" w14:textId="77777777" w:rsidR="00E77663" w:rsidRPr="004B39BE" w:rsidRDefault="00E77663" w:rsidP="004B39BE">
            <w:pPr>
              <w:pStyle w:val="BodyText"/>
              <w:jc w:val="center"/>
              <w:rPr>
                <w:rFonts w:ascii="Times New Roman" w:hAnsi="Times New Roman" w:cs="Times New Roman"/>
                <w:sz w:val="24"/>
                <w:szCs w:val="24"/>
              </w:rPr>
            </w:pPr>
          </w:p>
        </w:tc>
        <w:tc>
          <w:tcPr>
            <w:tcW w:w="2007" w:type="dxa"/>
          </w:tcPr>
          <w:p w14:paraId="082FDDEF"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Precision</w:t>
            </w:r>
          </w:p>
        </w:tc>
        <w:tc>
          <w:tcPr>
            <w:tcW w:w="1938" w:type="dxa"/>
          </w:tcPr>
          <w:p w14:paraId="2F61E068"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Recall</w:t>
            </w:r>
          </w:p>
        </w:tc>
        <w:tc>
          <w:tcPr>
            <w:tcW w:w="1931" w:type="dxa"/>
          </w:tcPr>
          <w:p w14:paraId="58EAD3AA"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F1-Score</w:t>
            </w:r>
          </w:p>
        </w:tc>
        <w:tc>
          <w:tcPr>
            <w:tcW w:w="1814" w:type="dxa"/>
          </w:tcPr>
          <w:p w14:paraId="43C71173"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Support</w:t>
            </w:r>
          </w:p>
        </w:tc>
      </w:tr>
      <w:tr w:rsidR="00E77663" w:rsidRPr="004B39BE" w14:paraId="0BC4F882" w14:textId="77777777" w:rsidTr="000E40FC">
        <w:tc>
          <w:tcPr>
            <w:tcW w:w="1810" w:type="dxa"/>
          </w:tcPr>
          <w:p w14:paraId="4B1D6CA8"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Negative</w:t>
            </w:r>
          </w:p>
        </w:tc>
        <w:tc>
          <w:tcPr>
            <w:tcW w:w="2007" w:type="dxa"/>
          </w:tcPr>
          <w:p w14:paraId="42DE366F" w14:textId="22EBE18E"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0.56</w:t>
            </w:r>
          </w:p>
        </w:tc>
        <w:tc>
          <w:tcPr>
            <w:tcW w:w="1938" w:type="dxa"/>
          </w:tcPr>
          <w:p w14:paraId="61DB0C26" w14:textId="5DFDE3DD"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0.58</w:t>
            </w:r>
          </w:p>
        </w:tc>
        <w:tc>
          <w:tcPr>
            <w:tcW w:w="1931" w:type="dxa"/>
          </w:tcPr>
          <w:p w14:paraId="2B6E071D" w14:textId="420DAB0C"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0.57</w:t>
            </w:r>
          </w:p>
        </w:tc>
        <w:tc>
          <w:tcPr>
            <w:tcW w:w="1814" w:type="dxa"/>
          </w:tcPr>
          <w:p w14:paraId="3713C04C"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1039</w:t>
            </w:r>
          </w:p>
        </w:tc>
      </w:tr>
      <w:tr w:rsidR="00E77663" w:rsidRPr="004B39BE" w14:paraId="51EF8236" w14:textId="77777777" w:rsidTr="000E40FC">
        <w:tc>
          <w:tcPr>
            <w:tcW w:w="1810" w:type="dxa"/>
          </w:tcPr>
          <w:p w14:paraId="1E7E3EFD"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Neutral</w:t>
            </w:r>
          </w:p>
        </w:tc>
        <w:tc>
          <w:tcPr>
            <w:tcW w:w="2007" w:type="dxa"/>
          </w:tcPr>
          <w:p w14:paraId="6C432661" w14:textId="310F5091"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0.71</w:t>
            </w:r>
          </w:p>
        </w:tc>
        <w:tc>
          <w:tcPr>
            <w:tcW w:w="1938" w:type="dxa"/>
          </w:tcPr>
          <w:p w14:paraId="67245976" w14:textId="4EE36B05"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1" w:type="dxa"/>
          </w:tcPr>
          <w:p w14:paraId="7888F861" w14:textId="44E3F33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0.68</w:t>
            </w:r>
          </w:p>
        </w:tc>
        <w:tc>
          <w:tcPr>
            <w:tcW w:w="1814" w:type="dxa"/>
          </w:tcPr>
          <w:p w14:paraId="39AD8C63"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1819</w:t>
            </w:r>
          </w:p>
        </w:tc>
      </w:tr>
      <w:tr w:rsidR="00E77663" w:rsidRPr="004B39BE" w14:paraId="10C14BCC" w14:textId="77777777" w:rsidTr="000E40FC">
        <w:tc>
          <w:tcPr>
            <w:tcW w:w="1810" w:type="dxa"/>
          </w:tcPr>
          <w:p w14:paraId="6C63400F"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Positive</w:t>
            </w:r>
          </w:p>
        </w:tc>
        <w:tc>
          <w:tcPr>
            <w:tcW w:w="2007" w:type="dxa"/>
          </w:tcPr>
          <w:p w14:paraId="369D759D" w14:textId="6AB0C453"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0.61</w:t>
            </w:r>
          </w:p>
        </w:tc>
        <w:tc>
          <w:tcPr>
            <w:tcW w:w="1938" w:type="dxa"/>
          </w:tcPr>
          <w:p w14:paraId="51B5CCBE" w14:textId="2181334F"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0.66</w:t>
            </w:r>
          </w:p>
        </w:tc>
        <w:tc>
          <w:tcPr>
            <w:tcW w:w="1931" w:type="dxa"/>
          </w:tcPr>
          <w:p w14:paraId="467C8484"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814" w:type="dxa"/>
          </w:tcPr>
          <w:p w14:paraId="31F4A095"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1188</w:t>
            </w:r>
          </w:p>
        </w:tc>
      </w:tr>
      <w:tr w:rsidR="00E77663" w:rsidRPr="004B39BE" w14:paraId="0E8B60FD" w14:textId="77777777" w:rsidTr="000E40FC">
        <w:tc>
          <w:tcPr>
            <w:tcW w:w="1810" w:type="dxa"/>
          </w:tcPr>
          <w:p w14:paraId="62859884"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Accuracy</w:t>
            </w:r>
          </w:p>
        </w:tc>
        <w:tc>
          <w:tcPr>
            <w:tcW w:w="2007" w:type="dxa"/>
          </w:tcPr>
          <w:p w14:paraId="3A38DDC4" w14:textId="77777777" w:rsidR="00E77663" w:rsidRPr="004B39BE" w:rsidRDefault="00E77663" w:rsidP="004B39BE">
            <w:pPr>
              <w:pStyle w:val="BodyText"/>
              <w:jc w:val="center"/>
              <w:rPr>
                <w:rFonts w:ascii="Times New Roman" w:hAnsi="Times New Roman" w:cs="Times New Roman"/>
                <w:sz w:val="24"/>
                <w:szCs w:val="24"/>
              </w:rPr>
            </w:pPr>
          </w:p>
        </w:tc>
        <w:tc>
          <w:tcPr>
            <w:tcW w:w="1938" w:type="dxa"/>
          </w:tcPr>
          <w:p w14:paraId="32A06B91" w14:textId="77777777" w:rsidR="00E77663" w:rsidRPr="004B39BE" w:rsidRDefault="00E77663" w:rsidP="004B39BE">
            <w:pPr>
              <w:pStyle w:val="BodyText"/>
              <w:jc w:val="center"/>
              <w:rPr>
                <w:rFonts w:ascii="Times New Roman" w:hAnsi="Times New Roman" w:cs="Times New Roman"/>
                <w:sz w:val="24"/>
                <w:szCs w:val="24"/>
              </w:rPr>
            </w:pPr>
          </w:p>
        </w:tc>
        <w:tc>
          <w:tcPr>
            <w:tcW w:w="1931" w:type="dxa"/>
          </w:tcPr>
          <w:p w14:paraId="4F4B5877" w14:textId="3742183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814" w:type="dxa"/>
          </w:tcPr>
          <w:p w14:paraId="188DAF50"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2E202751" w14:textId="77777777" w:rsidTr="000E40FC">
        <w:tc>
          <w:tcPr>
            <w:tcW w:w="1810" w:type="dxa"/>
          </w:tcPr>
          <w:p w14:paraId="141483FC"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Macro Accuracy</w:t>
            </w:r>
          </w:p>
        </w:tc>
        <w:tc>
          <w:tcPr>
            <w:tcW w:w="2007" w:type="dxa"/>
          </w:tcPr>
          <w:p w14:paraId="72180541" w14:textId="36EFC41F"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938" w:type="dxa"/>
          </w:tcPr>
          <w:p w14:paraId="1E8E7CFC"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931" w:type="dxa"/>
          </w:tcPr>
          <w:p w14:paraId="5B5D9873" w14:textId="5F23263D"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814" w:type="dxa"/>
          </w:tcPr>
          <w:p w14:paraId="30AE69D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4945F587" w14:textId="77777777" w:rsidTr="000E40FC">
        <w:tc>
          <w:tcPr>
            <w:tcW w:w="1810" w:type="dxa"/>
          </w:tcPr>
          <w:p w14:paraId="229114B6"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Weighted Accuracy</w:t>
            </w:r>
          </w:p>
        </w:tc>
        <w:tc>
          <w:tcPr>
            <w:tcW w:w="2007" w:type="dxa"/>
          </w:tcPr>
          <w:p w14:paraId="32D44C21" w14:textId="13063646"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938" w:type="dxa"/>
          </w:tcPr>
          <w:p w14:paraId="157968CE" w14:textId="5729EAA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931" w:type="dxa"/>
          </w:tcPr>
          <w:p w14:paraId="6DB66001" w14:textId="4ECE9A3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814" w:type="dxa"/>
          </w:tcPr>
          <w:p w14:paraId="088DF6E9"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bl>
    <w:p w14:paraId="0D0C2CD1" w14:textId="77777777" w:rsidR="004B39BE" w:rsidRDefault="004B39BE" w:rsidP="004B39BE">
      <w:pPr>
        <w:pStyle w:val="Heading2"/>
        <w:tabs>
          <w:tab w:val="left" w:pos="732"/>
          <w:tab w:val="left" w:pos="733"/>
        </w:tabs>
        <w:ind w:left="0" w:firstLine="0"/>
        <w:rPr>
          <w:rFonts w:ascii="Times New Roman" w:hAnsi="Times New Roman" w:cs="Times New Roman"/>
        </w:rPr>
      </w:pPr>
    </w:p>
    <w:p w14:paraId="10BD6B49" w14:textId="5271DB91" w:rsidR="004B39BE" w:rsidRPr="0035189E" w:rsidRDefault="00E77663" w:rsidP="002173F5">
      <w:pPr>
        <w:pStyle w:val="Heading2"/>
        <w:numPr>
          <w:ilvl w:val="1"/>
          <w:numId w:val="1"/>
        </w:numPr>
        <w:tabs>
          <w:tab w:val="left" w:pos="732"/>
          <w:tab w:val="left" w:pos="733"/>
        </w:tabs>
        <w:rPr>
          <w:rFonts w:ascii="Times New Roman" w:hAnsi="Times New Roman" w:cs="Times New Roman"/>
        </w:rPr>
      </w:pPr>
      <w:r w:rsidRPr="00963407">
        <w:rPr>
          <w:rFonts w:ascii="Times New Roman" w:hAnsi="Times New Roman" w:cs="Times New Roman"/>
        </w:rPr>
        <w:t>Linear SVC:</w:t>
      </w:r>
    </w:p>
    <w:p w14:paraId="117AC9AF" w14:textId="6E3F4E9B" w:rsidR="00E77663"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t>We obtained the following accuracy on training and testing data as shown in the table below:</w:t>
      </w:r>
    </w:p>
    <w:p w14:paraId="0DB77F5B" w14:textId="77777777" w:rsidR="004B39BE" w:rsidRPr="004B39BE" w:rsidRDefault="004B39BE" w:rsidP="00E77663">
      <w:pPr>
        <w:pStyle w:val="BodyText"/>
        <w:ind w:left="90"/>
        <w:rPr>
          <w:rFonts w:ascii="Times New Roman" w:hAnsi="Times New Roman" w:cs="Times New Roman"/>
          <w:sz w:val="24"/>
          <w:szCs w:val="24"/>
        </w:rPr>
      </w:pPr>
    </w:p>
    <w:tbl>
      <w:tblPr>
        <w:tblStyle w:val="TableGrid"/>
        <w:tblW w:w="0" w:type="auto"/>
        <w:tblInd w:w="1129" w:type="dxa"/>
        <w:tblLook w:val="04A0" w:firstRow="1" w:lastRow="0" w:firstColumn="1" w:lastColumn="0" w:noHBand="0" w:noVBand="1"/>
        <w:tblPrChange w:id="49" w:author="Usman Sohail" w:date="2020-05-22T05:23:00Z">
          <w:tblPr>
            <w:tblStyle w:val="TableGrid"/>
            <w:tblW w:w="0" w:type="auto"/>
            <w:tblInd w:w="1413" w:type="dxa"/>
            <w:tblLook w:val="04A0" w:firstRow="1" w:lastRow="0" w:firstColumn="1" w:lastColumn="0" w:noHBand="0" w:noVBand="1"/>
          </w:tblPr>
        </w:tblPrChange>
      </w:tblPr>
      <w:tblGrid>
        <w:gridCol w:w="3710"/>
        <w:gridCol w:w="3520"/>
        <w:tblGridChange w:id="50">
          <w:tblGrid>
            <w:gridCol w:w="3426"/>
            <w:gridCol w:w="3520"/>
          </w:tblGrid>
        </w:tblGridChange>
      </w:tblGrid>
      <w:tr w:rsidR="00E77663" w:rsidRPr="004B39BE" w14:paraId="7149F7DD" w14:textId="77777777" w:rsidTr="00A91E5A">
        <w:tc>
          <w:tcPr>
            <w:tcW w:w="3710" w:type="dxa"/>
            <w:tcPrChange w:id="51" w:author="Usman Sohail" w:date="2020-05-22T05:23:00Z">
              <w:tcPr>
                <w:tcW w:w="3426" w:type="dxa"/>
              </w:tcPr>
            </w:tcPrChange>
          </w:tcPr>
          <w:p w14:paraId="2E97FBCB"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Data</w:t>
            </w:r>
          </w:p>
        </w:tc>
        <w:tc>
          <w:tcPr>
            <w:tcW w:w="3520" w:type="dxa"/>
            <w:tcPrChange w:id="52" w:author="Usman Sohail" w:date="2020-05-22T05:23:00Z">
              <w:tcPr>
                <w:tcW w:w="3520" w:type="dxa"/>
              </w:tcPr>
            </w:tcPrChange>
          </w:tcPr>
          <w:p w14:paraId="17A35D96"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Mean Accuracy</w:t>
            </w:r>
          </w:p>
        </w:tc>
      </w:tr>
      <w:tr w:rsidR="00E77663" w:rsidRPr="004B39BE" w14:paraId="2B92509F" w14:textId="77777777" w:rsidTr="00A91E5A">
        <w:tc>
          <w:tcPr>
            <w:tcW w:w="3710" w:type="dxa"/>
            <w:tcPrChange w:id="53" w:author="Usman Sohail" w:date="2020-05-22T05:23:00Z">
              <w:tcPr>
                <w:tcW w:w="3426" w:type="dxa"/>
              </w:tcPr>
            </w:tcPrChange>
          </w:tcPr>
          <w:p w14:paraId="3DB6D837"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Training Data</w:t>
            </w:r>
          </w:p>
        </w:tc>
        <w:tc>
          <w:tcPr>
            <w:tcW w:w="3520" w:type="dxa"/>
            <w:tcPrChange w:id="54" w:author="Usman Sohail" w:date="2020-05-22T05:23:00Z">
              <w:tcPr>
                <w:tcW w:w="3520" w:type="dxa"/>
              </w:tcPr>
            </w:tcPrChange>
          </w:tcPr>
          <w:p w14:paraId="2A91846F" w14:textId="59A9A2F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98.82</w:t>
            </w:r>
          </w:p>
        </w:tc>
      </w:tr>
      <w:tr w:rsidR="00E77663" w:rsidRPr="004B39BE" w14:paraId="15C8570F" w14:textId="77777777" w:rsidTr="00A91E5A">
        <w:tc>
          <w:tcPr>
            <w:tcW w:w="3710" w:type="dxa"/>
            <w:tcPrChange w:id="55" w:author="Usman Sohail" w:date="2020-05-22T05:23:00Z">
              <w:tcPr>
                <w:tcW w:w="3426" w:type="dxa"/>
              </w:tcPr>
            </w:tcPrChange>
          </w:tcPr>
          <w:p w14:paraId="272BA361"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Testing Data</w:t>
            </w:r>
          </w:p>
        </w:tc>
        <w:tc>
          <w:tcPr>
            <w:tcW w:w="3520" w:type="dxa"/>
            <w:tcPrChange w:id="56" w:author="Usman Sohail" w:date="2020-05-22T05:23:00Z">
              <w:tcPr>
                <w:tcW w:w="3520" w:type="dxa"/>
              </w:tcPr>
            </w:tcPrChange>
          </w:tcPr>
          <w:p w14:paraId="50277BE1" w14:textId="0B43713F"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64.65</w:t>
            </w:r>
          </w:p>
        </w:tc>
      </w:tr>
    </w:tbl>
    <w:p w14:paraId="41C098A4" w14:textId="77777777" w:rsidR="00E77663" w:rsidRPr="004B39BE" w:rsidRDefault="00E77663" w:rsidP="00E77663">
      <w:pPr>
        <w:pStyle w:val="BodyText"/>
        <w:ind w:left="90"/>
        <w:rPr>
          <w:rFonts w:ascii="Times New Roman" w:hAnsi="Times New Roman" w:cs="Times New Roman"/>
          <w:sz w:val="24"/>
          <w:szCs w:val="24"/>
        </w:rPr>
      </w:pPr>
    </w:p>
    <w:p w14:paraId="14AC9C47" w14:textId="77777777" w:rsidR="00E77663" w:rsidRPr="004B39BE"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t>The following confusion matrix is generated:</w:t>
      </w:r>
    </w:p>
    <w:p w14:paraId="3CF41B52" w14:textId="66E9894E" w:rsidR="00E77663" w:rsidRDefault="00E77663" w:rsidP="004B39BE">
      <w:pPr>
        <w:pStyle w:val="BodyText"/>
        <w:ind w:left="90"/>
        <w:jc w:val="center"/>
        <w:rPr>
          <w:rFonts w:ascii="Times New Roman" w:hAnsi="Times New Roman" w:cs="Times New Roman"/>
        </w:rPr>
      </w:pPr>
      <w:r w:rsidRPr="00963407">
        <w:rPr>
          <w:rFonts w:ascii="Times New Roman" w:hAnsi="Times New Roman" w:cs="Times New Roman"/>
          <w:noProof/>
        </w:rPr>
        <w:drawing>
          <wp:inline distT="0" distB="0" distL="0" distR="0" wp14:anchorId="3752762F" wp14:editId="4B2BB5C8">
            <wp:extent cx="4945380" cy="4789567"/>
            <wp:effectExtent l="0" t="0" r="7620" b="0"/>
            <wp:docPr id="22" name="Picture 22" descr="C:\Users\Dyass\AppData\Local\Microsoft\Windows\INetCache\Content.MSO\647119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yass\AppData\Local\Microsoft\Windows\INetCache\Content.MSO\6471195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6795" cy="4800622"/>
                    </a:xfrm>
                    <a:prstGeom prst="rect">
                      <a:avLst/>
                    </a:prstGeom>
                    <a:noFill/>
                    <a:ln>
                      <a:noFill/>
                    </a:ln>
                  </pic:spPr>
                </pic:pic>
              </a:graphicData>
            </a:graphic>
          </wp:inline>
        </w:drawing>
      </w:r>
    </w:p>
    <w:p w14:paraId="28455266" w14:textId="77777777" w:rsidR="004B39BE" w:rsidRPr="00963407" w:rsidRDefault="004B39BE" w:rsidP="004B39BE">
      <w:pPr>
        <w:pStyle w:val="BodyText"/>
        <w:ind w:left="90"/>
        <w:jc w:val="center"/>
        <w:rPr>
          <w:rFonts w:ascii="Times New Roman" w:hAnsi="Times New Roman" w:cs="Times New Roman"/>
        </w:rPr>
      </w:pPr>
    </w:p>
    <w:p w14:paraId="7BC8F639" w14:textId="77777777" w:rsidR="00E77663" w:rsidRPr="004B39BE" w:rsidRDefault="00E77663" w:rsidP="00E77663">
      <w:pPr>
        <w:pStyle w:val="BodyText"/>
        <w:ind w:left="90"/>
        <w:rPr>
          <w:rFonts w:ascii="Times New Roman" w:hAnsi="Times New Roman" w:cs="Times New Roman"/>
          <w:sz w:val="24"/>
          <w:szCs w:val="24"/>
        </w:rPr>
      </w:pPr>
      <w:r w:rsidRPr="004B39BE">
        <w:rPr>
          <w:rFonts w:ascii="Times New Roman" w:hAnsi="Times New Roman" w:cs="Times New Roman"/>
          <w:sz w:val="24"/>
          <w:szCs w:val="24"/>
        </w:rPr>
        <w:lastRenderedPageBreak/>
        <w:t>The following classification reports is obtained:</w:t>
      </w:r>
    </w:p>
    <w:p w14:paraId="679AD5F3" w14:textId="77777777" w:rsidR="00E77663" w:rsidRPr="004B39BE" w:rsidRDefault="00E77663" w:rsidP="00E77663">
      <w:pPr>
        <w:pStyle w:val="BodyText"/>
        <w:ind w:left="9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810"/>
        <w:gridCol w:w="2007"/>
        <w:gridCol w:w="1938"/>
        <w:gridCol w:w="1931"/>
        <w:gridCol w:w="1814"/>
      </w:tblGrid>
      <w:tr w:rsidR="00E77663" w:rsidRPr="004B39BE" w14:paraId="4188B5CF" w14:textId="77777777" w:rsidTr="004B39BE">
        <w:trPr>
          <w:jc w:val="center"/>
        </w:trPr>
        <w:tc>
          <w:tcPr>
            <w:tcW w:w="1810" w:type="dxa"/>
          </w:tcPr>
          <w:p w14:paraId="3A0EC530" w14:textId="77777777" w:rsidR="00E77663" w:rsidRPr="004B39BE" w:rsidRDefault="00E77663" w:rsidP="004B39BE">
            <w:pPr>
              <w:pStyle w:val="BodyText"/>
              <w:jc w:val="center"/>
              <w:rPr>
                <w:rFonts w:ascii="Times New Roman" w:hAnsi="Times New Roman" w:cs="Times New Roman"/>
                <w:sz w:val="24"/>
                <w:szCs w:val="24"/>
              </w:rPr>
            </w:pPr>
          </w:p>
        </w:tc>
        <w:tc>
          <w:tcPr>
            <w:tcW w:w="2007" w:type="dxa"/>
          </w:tcPr>
          <w:p w14:paraId="63AF8A38"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Precision</w:t>
            </w:r>
          </w:p>
        </w:tc>
        <w:tc>
          <w:tcPr>
            <w:tcW w:w="1938" w:type="dxa"/>
          </w:tcPr>
          <w:p w14:paraId="605660A1"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Recall</w:t>
            </w:r>
          </w:p>
        </w:tc>
        <w:tc>
          <w:tcPr>
            <w:tcW w:w="1931" w:type="dxa"/>
          </w:tcPr>
          <w:p w14:paraId="6CC5FBF8"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F1-Score</w:t>
            </w:r>
          </w:p>
        </w:tc>
        <w:tc>
          <w:tcPr>
            <w:tcW w:w="1814" w:type="dxa"/>
          </w:tcPr>
          <w:p w14:paraId="02604020"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Support</w:t>
            </w:r>
          </w:p>
        </w:tc>
      </w:tr>
      <w:tr w:rsidR="00E77663" w:rsidRPr="004B39BE" w14:paraId="71106ECD" w14:textId="77777777" w:rsidTr="004B39BE">
        <w:trPr>
          <w:jc w:val="center"/>
        </w:trPr>
        <w:tc>
          <w:tcPr>
            <w:tcW w:w="1810" w:type="dxa"/>
          </w:tcPr>
          <w:p w14:paraId="34B3AA28"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Negative</w:t>
            </w:r>
          </w:p>
        </w:tc>
        <w:tc>
          <w:tcPr>
            <w:tcW w:w="2007" w:type="dxa"/>
          </w:tcPr>
          <w:p w14:paraId="6B9396D9" w14:textId="1ABD3E4F"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0.61</w:t>
            </w:r>
          </w:p>
        </w:tc>
        <w:tc>
          <w:tcPr>
            <w:tcW w:w="1938" w:type="dxa"/>
          </w:tcPr>
          <w:p w14:paraId="180EE644"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0.49</w:t>
            </w:r>
          </w:p>
        </w:tc>
        <w:tc>
          <w:tcPr>
            <w:tcW w:w="1931" w:type="dxa"/>
          </w:tcPr>
          <w:p w14:paraId="0EA473A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0.55</w:t>
            </w:r>
          </w:p>
        </w:tc>
        <w:tc>
          <w:tcPr>
            <w:tcW w:w="1814" w:type="dxa"/>
          </w:tcPr>
          <w:p w14:paraId="55F69DCC"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1039</w:t>
            </w:r>
          </w:p>
        </w:tc>
      </w:tr>
      <w:tr w:rsidR="00E77663" w:rsidRPr="004B39BE" w14:paraId="6B9A2B17" w14:textId="77777777" w:rsidTr="004B39BE">
        <w:trPr>
          <w:jc w:val="center"/>
        </w:trPr>
        <w:tc>
          <w:tcPr>
            <w:tcW w:w="1810" w:type="dxa"/>
          </w:tcPr>
          <w:p w14:paraId="1E77AA8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Neutral</w:t>
            </w:r>
          </w:p>
        </w:tc>
        <w:tc>
          <w:tcPr>
            <w:tcW w:w="2007" w:type="dxa"/>
          </w:tcPr>
          <w:p w14:paraId="6FD6DBA1" w14:textId="4FD4D5B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0.65</w:t>
            </w:r>
          </w:p>
        </w:tc>
        <w:tc>
          <w:tcPr>
            <w:tcW w:w="1938" w:type="dxa"/>
          </w:tcPr>
          <w:p w14:paraId="20B4ABB9" w14:textId="6CFDD0E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0.77</w:t>
            </w:r>
          </w:p>
        </w:tc>
        <w:tc>
          <w:tcPr>
            <w:tcW w:w="1931" w:type="dxa"/>
          </w:tcPr>
          <w:p w14:paraId="4E2C91FA" w14:textId="5C49CF06"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0.71</w:t>
            </w:r>
          </w:p>
        </w:tc>
        <w:tc>
          <w:tcPr>
            <w:tcW w:w="1814" w:type="dxa"/>
          </w:tcPr>
          <w:p w14:paraId="1EE8FF63"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1819</w:t>
            </w:r>
          </w:p>
        </w:tc>
      </w:tr>
      <w:tr w:rsidR="00E77663" w:rsidRPr="004B39BE" w14:paraId="6D3CAC80" w14:textId="77777777" w:rsidTr="004B39BE">
        <w:trPr>
          <w:jc w:val="center"/>
        </w:trPr>
        <w:tc>
          <w:tcPr>
            <w:tcW w:w="1810" w:type="dxa"/>
          </w:tcPr>
          <w:p w14:paraId="1473FF0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Positive</w:t>
            </w:r>
          </w:p>
        </w:tc>
        <w:tc>
          <w:tcPr>
            <w:tcW w:w="2007" w:type="dxa"/>
          </w:tcPr>
          <w:p w14:paraId="410C6C91" w14:textId="375C045D"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0.65</w:t>
            </w:r>
          </w:p>
        </w:tc>
        <w:tc>
          <w:tcPr>
            <w:tcW w:w="1938" w:type="dxa"/>
          </w:tcPr>
          <w:p w14:paraId="14ADBE29"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0.59</w:t>
            </w:r>
          </w:p>
        </w:tc>
        <w:tc>
          <w:tcPr>
            <w:tcW w:w="1931" w:type="dxa"/>
          </w:tcPr>
          <w:p w14:paraId="6864E94F" w14:textId="0F91F9D4"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0.63</w:t>
            </w:r>
          </w:p>
        </w:tc>
        <w:tc>
          <w:tcPr>
            <w:tcW w:w="1814" w:type="dxa"/>
          </w:tcPr>
          <w:p w14:paraId="0257614E"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1188</w:t>
            </w:r>
          </w:p>
        </w:tc>
      </w:tr>
      <w:tr w:rsidR="00E77663" w:rsidRPr="004B39BE" w14:paraId="5F9FF274" w14:textId="77777777" w:rsidTr="004B39BE">
        <w:trPr>
          <w:jc w:val="center"/>
        </w:trPr>
        <w:tc>
          <w:tcPr>
            <w:tcW w:w="1810" w:type="dxa"/>
          </w:tcPr>
          <w:p w14:paraId="4BB28910"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Accuracy</w:t>
            </w:r>
          </w:p>
        </w:tc>
        <w:tc>
          <w:tcPr>
            <w:tcW w:w="2007" w:type="dxa"/>
          </w:tcPr>
          <w:p w14:paraId="1B40FE36" w14:textId="77777777" w:rsidR="00E77663" w:rsidRPr="004B39BE" w:rsidRDefault="00E77663" w:rsidP="004B39BE">
            <w:pPr>
              <w:pStyle w:val="BodyText"/>
              <w:jc w:val="center"/>
              <w:rPr>
                <w:rFonts w:ascii="Times New Roman" w:hAnsi="Times New Roman" w:cs="Times New Roman"/>
                <w:sz w:val="24"/>
                <w:szCs w:val="24"/>
              </w:rPr>
            </w:pPr>
          </w:p>
        </w:tc>
        <w:tc>
          <w:tcPr>
            <w:tcW w:w="1938" w:type="dxa"/>
          </w:tcPr>
          <w:p w14:paraId="27651777" w14:textId="77777777" w:rsidR="00E77663" w:rsidRPr="004B39BE" w:rsidRDefault="00E77663" w:rsidP="004B39BE">
            <w:pPr>
              <w:pStyle w:val="BodyText"/>
              <w:jc w:val="center"/>
              <w:rPr>
                <w:rFonts w:ascii="Times New Roman" w:hAnsi="Times New Roman" w:cs="Times New Roman"/>
                <w:sz w:val="24"/>
                <w:szCs w:val="24"/>
              </w:rPr>
            </w:pPr>
          </w:p>
        </w:tc>
        <w:tc>
          <w:tcPr>
            <w:tcW w:w="1931" w:type="dxa"/>
          </w:tcPr>
          <w:p w14:paraId="6C41EC65" w14:textId="177BDA7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0.65</w:t>
            </w:r>
          </w:p>
        </w:tc>
        <w:tc>
          <w:tcPr>
            <w:tcW w:w="1814" w:type="dxa"/>
          </w:tcPr>
          <w:p w14:paraId="3816D96D"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30CA521D" w14:textId="77777777" w:rsidTr="004B39BE">
        <w:trPr>
          <w:jc w:val="center"/>
        </w:trPr>
        <w:tc>
          <w:tcPr>
            <w:tcW w:w="1810" w:type="dxa"/>
          </w:tcPr>
          <w:p w14:paraId="16252D67"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Macro Accuracy</w:t>
            </w:r>
          </w:p>
        </w:tc>
        <w:tc>
          <w:tcPr>
            <w:tcW w:w="2007" w:type="dxa"/>
          </w:tcPr>
          <w:p w14:paraId="2B4B730E" w14:textId="626E7E6F"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938" w:type="dxa"/>
          </w:tcPr>
          <w:p w14:paraId="0889A121" w14:textId="1CDBE829"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0.62</w:t>
            </w:r>
          </w:p>
        </w:tc>
        <w:tc>
          <w:tcPr>
            <w:tcW w:w="1931" w:type="dxa"/>
          </w:tcPr>
          <w:p w14:paraId="22F71594" w14:textId="487D0072"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0.62</w:t>
            </w:r>
          </w:p>
        </w:tc>
        <w:tc>
          <w:tcPr>
            <w:tcW w:w="1814" w:type="dxa"/>
          </w:tcPr>
          <w:p w14:paraId="7C039725"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r w:rsidR="00E77663" w:rsidRPr="004B39BE" w14:paraId="3EE6B705" w14:textId="77777777" w:rsidTr="004B39BE">
        <w:trPr>
          <w:jc w:val="center"/>
        </w:trPr>
        <w:tc>
          <w:tcPr>
            <w:tcW w:w="1810" w:type="dxa"/>
          </w:tcPr>
          <w:p w14:paraId="5CBCFD1F"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Weighted Accuracy</w:t>
            </w:r>
          </w:p>
        </w:tc>
        <w:tc>
          <w:tcPr>
            <w:tcW w:w="2007" w:type="dxa"/>
          </w:tcPr>
          <w:p w14:paraId="59477F41" w14:textId="154CB6C5"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938" w:type="dxa"/>
          </w:tcPr>
          <w:p w14:paraId="26E9B728" w14:textId="5C755A53"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0.65</w:t>
            </w:r>
          </w:p>
        </w:tc>
        <w:tc>
          <w:tcPr>
            <w:tcW w:w="1931" w:type="dxa"/>
          </w:tcPr>
          <w:p w14:paraId="6F244B80" w14:textId="2A8B893B"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0.64</w:t>
            </w:r>
          </w:p>
        </w:tc>
        <w:tc>
          <w:tcPr>
            <w:tcW w:w="1814" w:type="dxa"/>
          </w:tcPr>
          <w:p w14:paraId="5E7162C3" w14:textId="77777777" w:rsidR="00E77663" w:rsidRPr="004B39BE" w:rsidRDefault="00E77663" w:rsidP="004B39BE">
            <w:pPr>
              <w:pStyle w:val="BodyText"/>
              <w:jc w:val="center"/>
              <w:rPr>
                <w:rFonts w:ascii="Times New Roman" w:hAnsi="Times New Roman" w:cs="Times New Roman"/>
                <w:sz w:val="24"/>
                <w:szCs w:val="24"/>
              </w:rPr>
            </w:pPr>
            <w:r w:rsidRPr="004B39BE">
              <w:rPr>
                <w:rFonts w:ascii="Times New Roman" w:hAnsi="Times New Roman" w:cs="Times New Roman"/>
                <w:sz w:val="24"/>
                <w:szCs w:val="24"/>
              </w:rPr>
              <w:t>4046</w:t>
            </w:r>
          </w:p>
        </w:tc>
      </w:tr>
    </w:tbl>
    <w:p w14:paraId="11FC6E46" w14:textId="77777777" w:rsidR="0035189E" w:rsidRDefault="0035189E" w:rsidP="0035189E">
      <w:pPr>
        <w:pStyle w:val="Heading2"/>
        <w:tabs>
          <w:tab w:val="left" w:pos="732"/>
          <w:tab w:val="left" w:pos="733"/>
        </w:tabs>
        <w:ind w:left="90" w:firstLine="0"/>
        <w:rPr>
          <w:rFonts w:ascii="Times New Roman" w:hAnsi="Times New Roman" w:cs="Times New Roman"/>
        </w:rPr>
      </w:pPr>
    </w:p>
    <w:p w14:paraId="131DAB2F" w14:textId="4A6172DA" w:rsidR="00E77663" w:rsidRPr="00963407" w:rsidRDefault="00E77663" w:rsidP="002173F5">
      <w:pPr>
        <w:pStyle w:val="Heading2"/>
        <w:numPr>
          <w:ilvl w:val="1"/>
          <w:numId w:val="1"/>
        </w:numPr>
        <w:tabs>
          <w:tab w:val="left" w:pos="732"/>
          <w:tab w:val="left" w:pos="733"/>
        </w:tabs>
        <w:rPr>
          <w:rFonts w:ascii="Times New Roman" w:hAnsi="Times New Roman" w:cs="Times New Roman"/>
        </w:rPr>
      </w:pPr>
      <w:r w:rsidRPr="00963407">
        <w:rPr>
          <w:rFonts w:ascii="Times New Roman" w:hAnsi="Times New Roman" w:cs="Times New Roman"/>
        </w:rPr>
        <w:t>Decision Trees:</w:t>
      </w:r>
    </w:p>
    <w:p w14:paraId="743CDA8D" w14:textId="111FBA31" w:rsidR="00E77663" w:rsidRDefault="00E77663" w:rsidP="00E77663">
      <w:pPr>
        <w:pStyle w:val="BodyText"/>
        <w:ind w:left="90"/>
        <w:rPr>
          <w:rFonts w:ascii="Times New Roman" w:hAnsi="Times New Roman" w:cs="Times New Roman"/>
          <w:sz w:val="24"/>
          <w:szCs w:val="24"/>
        </w:rPr>
      </w:pPr>
      <w:r w:rsidRPr="0035189E">
        <w:rPr>
          <w:rFonts w:ascii="Times New Roman" w:hAnsi="Times New Roman" w:cs="Times New Roman"/>
          <w:sz w:val="24"/>
          <w:szCs w:val="24"/>
        </w:rPr>
        <w:t>We obtained the following accuracy on training and testing data as shown in the table below:</w:t>
      </w:r>
    </w:p>
    <w:p w14:paraId="09369F14" w14:textId="77777777" w:rsidR="0035189E" w:rsidRPr="0035189E" w:rsidRDefault="0035189E" w:rsidP="00E77663">
      <w:pPr>
        <w:pStyle w:val="BodyText"/>
        <w:ind w:left="90"/>
        <w:rPr>
          <w:rFonts w:ascii="Times New Roman" w:hAnsi="Times New Roman" w:cs="Times New Roman"/>
          <w:sz w:val="24"/>
          <w:szCs w:val="24"/>
        </w:rPr>
      </w:pPr>
    </w:p>
    <w:tbl>
      <w:tblPr>
        <w:tblStyle w:val="TableGrid"/>
        <w:tblW w:w="0" w:type="auto"/>
        <w:tblInd w:w="1271" w:type="dxa"/>
        <w:tblLook w:val="04A0" w:firstRow="1" w:lastRow="0" w:firstColumn="1" w:lastColumn="0" w:noHBand="0" w:noVBand="1"/>
      </w:tblPr>
      <w:tblGrid>
        <w:gridCol w:w="3568"/>
        <w:gridCol w:w="3520"/>
      </w:tblGrid>
      <w:tr w:rsidR="00E77663" w:rsidRPr="0035189E" w14:paraId="5BC3EEFC" w14:textId="77777777" w:rsidTr="0035189E">
        <w:tc>
          <w:tcPr>
            <w:tcW w:w="3568" w:type="dxa"/>
          </w:tcPr>
          <w:p w14:paraId="5D994111"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Data</w:t>
            </w:r>
          </w:p>
        </w:tc>
        <w:tc>
          <w:tcPr>
            <w:tcW w:w="3520" w:type="dxa"/>
          </w:tcPr>
          <w:p w14:paraId="5B620E1A"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Mean Accuracy</w:t>
            </w:r>
          </w:p>
        </w:tc>
      </w:tr>
      <w:tr w:rsidR="00E77663" w:rsidRPr="0035189E" w14:paraId="420BE393" w14:textId="77777777" w:rsidTr="0035189E">
        <w:tc>
          <w:tcPr>
            <w:tcW w:w="3568" w:type="dxa"/>
          </w:tcPr>
          <w:p w14:paraId="06B416D6"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Training Data</w:t>
            </w:r>
          </w:p>
        </w:tc>
        <w:tc>
          <w:tcPr>
            <w:tcW w:w="3520" w:type="dxa"/>
          </w:tcPr>
          <w:p w14:paraId="45DCC8B0" w14:textId="7287679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99.80</w:t>
            </w:r>
          </w:p>
        </w:tc>
      </w:tr>
      <w:tr w:rsidR="00E77663" w:rsidRPr="0035189E" w14:paraId="22F8A15B" w14:textId="77777777" w:rsidTr="0035189E">
        <w:tc>
          <w:tcPr>
            <w:tcW w:w="3568" w:type="dxa"/>
          </w:tcPr>
          <w:p w14:paraId="5D265DDC"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Testing Data</w:t>
            </w:r>
          </w:p>
        </w:tc>
        <w:tc>
          <w:tcPr>
            <w:tcW w:w="3520" w:type="dxa"/>
          </w:tcPr>
          <w:p w14:paraId="23EBAA7F" w14:textId="05500B15"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55.65</w:t>
            </w:r>
          </w:p>
        </w:tc>
      </w:tr>
    </w:tbl>
    <w:p w14:paraId="3752E405" w14:textId="77777777" w:rsidR="00E77663" w:rsidRPr="0035189E" w:rsidRDefault="00E77663" w:rsidP="00E77663">
      <w:pPr>
        <w:pStyle w:val="BodyText"/>
        <w:ind w:left="90"/>
        <w:rPr>
          <w:rFonts w:ascii="Times New Roman" w:hAnsi="Times New Roman" w:cs="Times New Roman"/>
          <w:sz w:val="24"/>
          <w:szCs w:val="24"/>
        </w:rPr>
      </w:pPr>
    </w:p>
    <w:p w14:paraId="020263FE" w14:textId="77777777" w:rsidR="00E77663" w:rsidRPr="0035189E" w:rsidRDefault="00E77663" w:rsidP="00E77663">
      <w:pPr>
        <w:pStyle w:val="BodyText"/>
        <w:ind w:left="90"/>
        <w:rPr>
          <w:rFonts w:ascii="Times New Roman" w:hAnsi="Times New Roman" w:cs="Times New Roman"/>
          <w:sz w:val="24"/>
          <w:szCs w:val="24"/>
        </w:rPr>
      </w:pPr>
      <w:r w:rsidRPr="0035189E">
        <w:rPr>
          <w:rFonts w:ascii="Times New Roman" w:hAnsi="Times New Roman" w:cs="Times New Roman"/>
          <w:sz w:val="24"/>
          <w:szCs w:val="24"/>
        </w:rPr>
        <w:t>The following confusion matrix is generated:</w:t>
      </w:r>
    </w:p>
    <w:p w14:paraId="30C2C863" w14:textId="78DC909C" w:rsidR="00E77663" w:rsidRPr="00963407" w:rsidRDefault="00E77663" w:rsidP="0035189E">
      <w:pPr>
        <w:pStyle w:val="BodyText"/>
        <w:ind w:left="90"/>
        <w:jc w:val="center"/>
        <w:rPr>
          <w:rFonts w:ascii="Times New Roman" w:hAnsi="Times New Roman" w:cs="Times New Roman"/>
        </w:rPr>
      </w:pPr>
      <w:r w:rsidRPr="00963407">
        <w:rPr>
          <w:rFonts w:ascii="Times New Roman" w:hAnsi="Times New Roman" w:cs="Times New Roman"/>
          <w:noProof/>
        </w:rPr>
        <w:drawing>
          <wp:inline distT="0" distB="0" distL="0" distR="0" wp14:anchorId="7A4869BB" wp14:editId="6955DF52">
            <wp:extent cx="4960620" cy="4749964"/>
            <wp:effectExtent l="0" t="0" r="0" b="0"/>
            <wp:docPr id="23" name="Picture 23" descr="C:\Users\Dyass\AppData\Local\Microsoft\Windows\INetCache\Content.MSO\9A949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yass\AppData\Local\Microsoft\Windows\INetCache\Content.MSO\9A949C5.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444" cy="4752668"/>
                    </a:xfrm>
                    <a:prstGeom prst="rect">
                      <a:avLst/>
                    </a:prstGeom>
                    <a:noFill/>
                    <a:ln>
                      <a:noFill/>
                    </a:ln>
                  </pic:spPr>
                </pic:pic>
              </a:graphicData>
            </a:graphic>
          </wp:inline>
        </w:drawing>
      </w:r>
    </w:p>
    <w:p w14:paraId="3B8E51E3" w14:textId="77777777" w:rsidR="00E77663" w:rsidRPr="0035189E" w:rsidRDefault="00E77663" w:rsidP="00E77663">
      <w:pPr>
        <w:pStyle w:val="BodyText"/>
        <w:ind w:left="90"/>
        <w:rPr>
          <w:rFonts w:ascii="Times New Roman" w:hAnsi="Times New Roman" w:cs="Times New Roman"/>
          <w:sz w:val="24"/>
          <w:szCs w:val="24"/>
        </w:rPr>
      </w:pPr>
      <w:r w:rsidRPr="0035189E">
        <w:rPr>
          <w:rFonts w:ascii="Times New Roman" w:hAnsi="Times New Roman" w:cs="Times New Roman"/>
          <w:sz w:val="24"/>
          <w:szCs w:val="24"/>
        </w:rPr>
        <w:t>The following classification reports is obtained:</w:t>
      </w:r>
    </w:p>
    <w:p w14:paraId="5DE84CBA" w14:textId="77777777" w:rsidR="00E77663" w:rsidRPr="0035189E" w:rsidRDefault="00E77663" w:rsidP="00E77663">
      <w:pPr>
        <w:pStyle w:val="BodyText"/>
        <w:ind w:left="90"/>
        <w:rPr>
          <w:rFonts w:ascii="Times New Roman" w:hAnsi="Times New Roman" w:cs="Times New Roman"/>
          <w:sz w:val="24"/>
          <w:szCs w:val="24"/>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E77663" w:rsidRPr="0035189E" w14:paraId="6D086FB0" w14:textId="77777777" w:rsidTr="000E40FC">
        <w:tc>
          <w:tcPr>
            <w:tcW w:w="1810" w:type="dxa"/>
          </w:tcPr>
          <w:p w14:paraId="33D45E8D" w14:textId="77777777" w:rsidR="00E77663" w:rsidRPr="0035189E" w:rsidRDefault="00E77663" w:rsidP="0035189E">
            <w:pPr>
              <w:pStyle w:val="BodyText"/>
              <w:jc w:val="center"/>
              <w:rPr>
                <w:rFonts w:ascii="Times New Roman" w:hAnsi="Times New Roman" w:cs="Times New Roman"/>
                <w:sz w:val="24"/>
                <w:szCs w:val="24"/>
              </w:rPr>
            </w:pPr>
          </w:p>
        </w:tc>
        <w:tc>
          <w:tcPr>
            <w:tcW w:w="2007" w:type="dxa"/>
          </w:tcPr>
          <w:p w14:paraId="753C1F09"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Precision</w:t>
            </w:r>
          </w:p>
        </w:tc>
        <w:tc>
          <w:tcPr>
            <w:tcW w:w="1938" w:type="dxa"/>
          </w:tcPr>
          <w:p w14:paraId="1E7F97FB"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Recall</w:t>
            </w:r>
          </w:p>
        </w:tc>
        <w:tc>
          <w:tcPr>
            <w:tcW w:w="1931" w:type="dxa"/>
          </w:tcPr>
          <w:p w14:paraId="1FF62777"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F1-Score</w:t>
            </w:r>
          </w:p>
        </w:tc>
        <w:tc>
          <w:tcPr>
            <w:tcW w:w="1814" w:type="dxa"/>
          </w:tcPr>
          <w:p w14:paraId="4154CB4F"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Support</w:t>
            </w:r>
          </w:p>
        </w:tc>
      </w:tr>
      <w:tr w:rsidR="00E77663" w:rsidRPr="0035189E" w14:paraId="7EB726FE" w14:textId="77777777" w:rsidTr="000E40FC">
        <w:tc>
          <w:tcPr>
            <w:tcW w:w="1810" w:type="dxa"/>
          </w:tcPr>
          <w:p w14:paraId="77B1928B"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Negative</w:t>
            </w:r>
          </w:p>
        </w:tc>
        <w:tc>
          <w:tcPr>
            <w:tcW w:w="2007" w:type="dxa"/>
          </w:tcPr>
          <w:p w14:paraId="724FD601" w14:textId="7F08B70A"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0.46</w:t>
            </w:r>
          </w:p>
        </w:tc>
        <w:tc>
          <w:tcPr>
            <w:tcW w:w="1938" w:type="dxa"/>
          </w:tcPr>
          <w:p w14:paraId="7BD1D9C6" w14:textId="67991D89"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0.36</w:t>
            </w:r>
          </w:p>
        </w:tc>
        <w:tc>
          <w:tcPr>
            <w:tcW w:w="1931" w:type="dxa"/>
          </w:tcPr>
          <w:p w14:paraId="3C9C730C" w14:textId="200009C0"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0.41</w:t>
            </w:r>
          </w:p>
        </w:tc>
        <w:tc>
          <w:tcPr>
            <w:tcW w:w="1814" w:type="dxa"/>
          </w:tcPr>
          <w:p w14:paraId="58F65F69"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1039</w:t>
            </w:r>
          </w:p>
        </w:tc>
      </w:tr>
      <w:tr w:rsidR="00E77663" w:rsidRPr="0035189E" w14:paraId="09B66D1C" w14:textId="77777777" w:rsidTr="000E40FC">
        <w:tc>
          <w:tcPr>
            <w:tcW w:w="1810" w:type="dxa"/>
          </w:tcPr>
          <w:p w14:paraId="535FD509"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Neutral</w:t>
            </w:r>
          </w:p>
        </w:tc>
        <w:tc>
          <w:tcPr>
            <w:tcW w:w="2007" w:type="dxa"/>
          </w:tcPr>
          <w:p w14:paraId="1E7C905D" w14:textId="0A75BA3E"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0.60</w:t>
            </w:r>
          </w:p>
        </w:tc>
        <w:tc>
          <w:tcPr>
            <w:tcW w:w="1938" w:type="dxa"/>
          </w:tcPr>
          <w:p w14:paraId="2BBB0E50" w14:textId="0CA6A010"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0.70</w:t>
            </w:r>
          </w:p>
        </w:tc>
        <w:tc>
          <w:tcPr>
            <w:tcW w:w="1931" w:type="dxa"/>
          </w:tcPr>
          <w:p w14:paraId="4220D453" w14:textId="4735C443"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0.64</w:t>
            </w:r>
          </w:p>
        </w:tc>
        <w:tc>
          <w:tcPr>
            <w:tcW w:w="1814" w:type="dxa"/>
          </w:tcPr>
          <w:p w14:paraId="007E5603"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1819</w:t>
            </w:r>
          </w:p>
        </w:tc>
      </w:tr>
      <w:tr w:rsidR="00E77663" w:rsidRPr="0035189E" w14:paraId="26028742" w14:textId="77777777" w:rsidTr="000E40FC">
        <w:tc>
          <w:tcPr>
            <w:tcW w:w="1810" w:type="dxa"/>
          </w:tcPr>
          <w:p w14:paraId="3684919B"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Positive</w:t>
            </w:r>
          </w:p>
        </w:tc>
        <w:tc>
          <w:tcPr>
            <w:tcW w:w="2007" w:type="dxa"/>
          </w:tcPr>
          <w:p w14:paraId="16D2C2C3" w14:textId="4B471714"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0.55</w:t>
            </w:r>
          </w:p>
        </w:tc>
        <w:tc>
          <w:tcPr>
            <w:tcW w:w="1938" w:type="dxa"/>
          </w:tcPr>
          <w:p w14:paraId="2E866DBC" w14:textId="2CC3F748"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0.51</w:t>
            </w:r>
          </w:p>
        </w:tc>
        <w:tc>
          <w:tcPr>
            <w:tcW w:w="1931" w:type="dxa"/>
          </w:tcPr>
          <w:p w14:paraId="762C964B" w14:textId="683AAFC8"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0.53</w:t>
            </w:r>
          </w:p>
        </w:tc>
        <w:tc>
          <w:tcPr>
            <w:tcW w:w="1814" w:type="dxa"/>
          </w:tcPr>
          <w:p w14:paraId="278EA2A6"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1188</w:t>
            </w:r>
          </w:p>
        </w:tc>
      </w:tr>
      <w:tr w:rsidR="00E77663" w:rsidRPr="0035189E" w14:paraId="3BB9754B" w14:textId="77777777" w:rsidTr="000E40FC">
        <w:tc>
          <w:tcPr>
            <w:tcW w:w="1810" w:type="dxa"/>
          </w:tcPr>
          <w:p w14:paraId="4A0BB75B"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Accuracy</w:t>
            </w:r>
          </w:p>
        </w:tc>
        <w:tc>
          <w:tcPr>
            <w:tcW w:w="2007" w:type="dxa"/>
          </w:tcPr>
          <w:p w14:paraId="3E8609BB" w14:textId="77777777" w:rsidR="00E77663" w:rsidRPr="0035189E" w:rsidRDefault="00E77663" w:rsidP="0035189E">
            <w:pPr>
              <w:pStyle w:val="BodyText"/>
              <w:jc w:val="center"/>
              <w:rPr>
                <w:rFonts w:ascii="Times New Roman" w:hAnsi="Times New Roman" w:cs="Times New Roman"/>
                <w:sz w:val="24"/>
                <w:szCs w:val="24"/>
              </w:rPr>
            </w:pPr>
          </w:p>
        </w:tc>
        <w:tc>
          <w:tcPr>
            <w:tcW w:w="1938" w:type="dxa"/>
          </w:tcPr>
          <w:p w14:paraId="37302573" w14:textId="77777777" w:rsidR="00E77663" w:rsidRPr="0035189E" w:rsidRDefault="00E77663" w:rsidP="0035189E">
            <w:pPr>
              <w:pStyle w:val="BodyText"/>
              <w:jc w:val="center"/>
              <w:rPr>
                <w:rFonts w:ascii="Times New Roman" w:hAnsi="Times New Roman" w:cs="Times New Roman"/>
                <w:sz w:val="24"/>
                <w:szCs w:val="24"/>
              </w:rPr>
            </w:pPr>
          </w:p>
        </w:tc>
        <w:tc>
          <w:tcPr>
            <w:tcW w:w="1931" w:type="dxa"/>
          </w:tcPr>
          <w:p w14:paraId="4D197070" w14:textId="4769A87C"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0.56</w:t>
            </w:r>
          </w:p>
        </w:tc>
        <w:tc>
          <w:tcPr>
            <w:tcW w:w="1814" w:type="dxa"/>
          </w:tcPr>
          <w:p w14:paraId="63FB5359"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4046</w:t>
            </w:r>
          </w:p>
        </w:tc>
      </w:tr>
      <w:tr w:rsidR="00E77663" w:rsidRPr="0035189E" w14:paraId="383209A3" w14:textId="77777777" w:rsidTr="000E40FC">
        <w:tc>
          <w:tcPr>
            <w:tcW w:w="1810" w:type="dxa"/>
          </w:tcPr>
          <w:p w14:paraId="54D590AB"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Macro Accuracy</w:t>
            </w:r>
          </w:p>
        </w:tc>
        <w:tc>
          <w:tcPr>
            <w:tcW w:w="2007" w:type="dxa"/>
          </w:tcPr>
          <w:p w14:paraId="201BC278" w14:textId="68FC1B48"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0.54</w:t>
            </w:r>
          </w:p>
        </w:tc>
        <w:tc>
          <w:tcPr>
            <w:tcW w:w="1938" w:type="dxa"/>
          </w:tcPr>
          <w:p w14:paraId="640040F8" w14:textId="36A13649"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0.52</w:t>
            </w:r>
          </w:p>
        </w:tc>
        <w:tc>
          <w:tcPr>
            <w:tcW w:w="1931" w:type="dxa"/>
          </w:tcPr>
          <w:p w14:paraId="78C95FF4" w14:textId="4F77CDF2"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0.53</w:t>
            </w:r>
          </w:p>
        </w:tc>
        <w:tc>
          <w:tcPr>
            <w:tcW w:w="1814" w:type="dxa"/>
          </w:tcPr>
          <w:p w14:paraId="60730920"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4046</w:t>
            </w:r>
          </w:p>
        </w:tc>
      </w:tr>
      <w:tr w:rsidR="00E77663" w:rsidRPr="0035189E" w14:paraId="600B2E52" w14:textId="77777777" w:rsidTr="000E40FC">
        <w:tc>
          <w:tcPr>
            <w:tcW w:w="1810" w:type="dxa"/>
          </w:tcPr>
          <w:p w14:paraId="72A8731A"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Weighted Accuracy</w:t>
            </w:r>
          </w:p>
        </w:tc>
        <w:tc>
          <w:tcPr>
            <w:tcW w:w="2007" w:type="dxa"/>
          </w:tcPr>
          <w:p w14:paraId="435491D3" w14:textId="2DD12AE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0.55</w:t>
            </w:r>
          </w:p>
        </w:tc>
        <w:tc>
          <w:tcPr>
            <w:tcW w:w="1938" w:type="dxa"/>
          </w:tcPr>
          <w:p w14:paraId="1E6B1C5A" w14:textId="37F6546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0.56</w:t>
            </w:r>
          </w:p>
        </w:tc>
        <w:tc>
          <w:tcPr>
            <w:tcW w:w="1931" w:type="dxa"/>
          </w:tcPr>
          <w:p w14:paraId="0E2B743A" w14:textId="30D0A1E2"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0.55</w:t>
            </w:r>
          </w:p>
        </w:tc>
        <w:tc>
          <w:tcPr>
            <w:tcW w:w="1814" w:type="dxa"/>
          </w:tcPr>
          <w:p w14:paraId="34168C25" w14:textId="77777777" w:rsidR="00E77663" w:rsidRPr="0035189E" w:rsidRDefault="00E77663" w:rsidP="0035189E">
            <w:pPr>
              <w:pStyle w:val="BodyText"/>
              <w:jc w:val="center"/>
              <w:rPr>
                <w:rFonts w:ascii="Times New Roman" w:hAnsi="Times New Roman" w:cs="Times New Roman"/>
                <w:sz w:val="24"/>
                <w:szCs w:val="24"/>
              </w:rPr>
            </w:pPr>
            <w:r w:rsidRPr="0035189E">
              <w:rPr>
                <w:rFonts w:ascii="Times New Roman" w:hAnsi="Times New Roman" w:cs="Times New Roman"/>
                <w:sz w:val="24"/>
                <w:szCs w:val="24"/>
              </w:rPr>
              <w:t>4046</w:t>
            </w:r>
          </w:p>
        </w:tc>
      </w:tr>
    </w:tbl>
    <w:p w14:paraId="5400F259" w14:textId="77777777" w:rsidR="0035189E" w:rsidRDefault="0035189E" w:rsidP="0035189E">
      <w:pPr>
        <w:pStyle w:val="Heading2"/>
        <w:tabs>
          <w:tab w:val="left" w:pos="732"/>
          <w:tab w:val="left" w:pos="733"/>
        </w:tabs>
        <w:rPr>
          <w:rFonts w:ascii="Times New Roman" w:hAnsi="Times New Roman" w:cs="Times New Roman"/>
        </w:rPr>
      </w:pPr>
    </w:p>
    <w:p w14:paraId="2598257C" w14:textId="2A6875CD" w:rsidR="00E77663" w:rsidRPr="0035189E" w:rsidRDefault="00E77663" w:rsidP="002173F5">
      <w:pPr>
        <w:pStyle w:val="Heading2"/>
        <w:numPr>
          <w:ilvl w:val="1"/>
          <w:numId w:val="1"/>
        </w:numPr>
        <w:tabs>
          <w:tab w:val="left" w:pos="732"/>
          <w:tab w:val="left" w:pos="733"/>
        </w:tabs>
        <w:rPr>
          <w:rFonts w:ascii="Times New Roman" w:hAnsi="Times New Roman" w:cs="Times New Roman"/>
        </w:rPr>
      </w:pPr>
      <w:r w:rsidRPr="0035189E">
        <w:rPr>
          <w:rFonts w:ascii="Times New Roman" w:hAnsi="Times New Roman" w:cs="Times New Roman"/>
        </w:rPr>
        <w:t>Random Forest:</w:t>
      </w:r>
    </w:p>
    <w:p w14:paraId="2CB1B36A" w14:textId="095063EA" w:rsidR="003D279E" w:rsidRDefault="00E77663" w:rsidP="003D279E">
      <w:pPr>
        <w:pStyle w:val="BodyText"/>
        <w:ind w:left="90"/>
        <w:rPr>
          <w:ins w:id="57" w:author="Usman Sohail" w:date="2020-05-22T04:34:00Z"/>
          <w:rFonts w:ascii="Times New Roman" w:hAnsi="Times New Roman" w:cs="Times New Roman"/>
          <w:sz w:val="24"/>
          <w:szCs w:val="24"/>
        </w:rPr>
      </w:pPr>
      <w:r w:rsidRPr="0035189E">
        <w:rPr>
          <w:rFonts w:ascii="Times New Roman" w:hAnsi="Times New Roman" w:cs="Times New Roman"/>
          <w:sz w:val="24"/>
          <w:szCs w:val="24"/>
        </w:rPr>
        <w:t>We obtained the following accuracy on training and testing data as shown in the table below:</w:t>
      </w:r>
    </w:p>
    <w:p w14:paraId="6C15B99C" w14:textId="77777777" w:rsidR="003D279E" w:rsidRPr="0035189E" w:rsidRDefault="003D279E" w:rsidP="003D279E">
      <w:pPr>
        <w:pStyle w:val="BodyText"/>
        <w:ind w:left="90"/>
        <w:rPr>
          <w:rFonts w:ascii="Times New Roman" w:hAnsi="Times New Roman" w:cs="Times New Roman"/>
          <w:sz w:val="24"/>
          <w:szCs w:val="24"/>
        </w:rPr>
      </w:pPr>
    </w:p>
    <w:tbl>
      <w:tblPr>
        <w:tblStyle w:val="TableGrid"/>
        <w:tblW w:w="0" w:type="auto"/>
        <w:tblInd w:w="1271" w:type="dxa"/>
        <w:tblLook w:val="04A0" w:firstRow="1" w:lastRow="0" w:firstColumn="1" w:lastColumn="0" w:noHBand="0" w:noVBand="1"/>
        <w:tblPrChange w:id="58" w:author="Usman Sohail" w:date="2020-05-22T05:22:00Z">
          <w:tblPr>
            <w:tblStyle w:val="TableGrid"/>
            <w:tblW w:w="0" w:type="auto"/>
            <w:tblInd w:w="90" w:type="dxa"/>
            <w:tblLook w:val="04A0" w:firstRow="1" w:lastRow="0" w:firstColumn="1" w:lastColumn="0" w:noHBand="0" w:noVBand="1"/>
          </w:tblPr>
        </w:tblPrChange>
      </w:tblPr>
      <w:tblGrid>
        <w:gridCol w:w="3568"/>
        <w:gridCol w:w="3378"/>
        <w:tblGridChange w:id="59">
          <w:tblGrid>
            <w:gridCol w:w="4749"/>
            <w:gridCol w:w="4751"/>
          </w:tblGrid>
        </w:tblGridChange>
      </w:tblGrid>
      <w:tr w:rsidR="00E77663" w:rsidRPr="0035189E" w14:paraId="2B808F4B" w14:textId="77777777" w:rsidTr="00A91E5A">
        <w:tc>
          <w:tcPr>
            <w:tcW w:w="3568" w:type="dxa"/>
            <w:tcPrChange w:id="60" w:author="Usman Sohail" w:date="2020-05-22T05:22:00Z">
              <w:tcPr>
                <w:tcW w:w="4795" w:type="dxa"/>
              </w:tcPr>
            </w:tcPrChange>
          </w:tcPr>
          <w:p w14:paraId="0E10AE8D" w14:textId="77777777" w:rsidR="00E77663" w:rsidRPr="0035189E" w:rsidRDefault="00E77663">
            <w:pPr>
              <w:pStyle w:val="BodyText"/>
              <w:jc w:val="center"/>
              <w:rPr>
                <w:rFonts w:ascii="Times New Roman" w:hAnsi="Times New Roman" w:cs="Times New Roman"/>
                <w:sz w:val="24"/>
                <w:szCs w:val="24"/>
              </w:rPr>
              <w:pPrChange w:id="61" w:author="Usman Sohail" w:date="2020-05-22T04:33:00Z">
                <w:pPr>
                  <w:pStyle w:val="BodyText"/>
                </w:pPr>
              </w:pPrChange>
            </w:pPr>
            <w:r w:rsidRPr="0035189E">
              <w:rPr>
                <w:rFonts w:ascii="Times New Roman" w:hAnsi="Times New Roman" w:cs="Times New Roman"/>
                <w:sz w:val="24"/>
                <w:szCs w:val="24"/>
              </w:rPr>
              <w:t>Data</w:t>
            </w:r>
          </w:p>
        </w:tc>
        <w:tc>
          <w:tcPr>
            <w:tcW w:w="3378" w:type="dxa"/>
            <w:tcPrChange w:id="62" w:author="Usman Sohail" w:date="2020-05-22T05:22:00Z">
              <w:tcPr>
                <w:tcW w:w="4795" w:type="dxa"/>
              </w:tcPr>
            </w:tcPrChange>
          </w:tcPr>
          <w:p w14:paraId="31051843" w14:textId="77777777" w:rsidR="00E77663" w:rsidRPr="0035189E" w:rsidRDefault="00E77663">
            <w:pPr>
              <w:pStyle w:val="BodyText"/>
              <w:jc w:val="center"/>
              <w:rPr>
                <w:rFonts w:ascii="Times New Roman" w:hAnsi="Times New Roman" w:cs="Times New Roman"/>
                <w:sz w:val="24"/>
                <w:szCs w:val="24"/>
              </w:rPr>
              <w:pPrChange w:id="63" w:author="Usman Sohail" w:date="2020-05-22T04:33:00Z">
                <w:pPr>
                  <w:pStyle w:val="BodyText"/>
                </w:pPr>
              </w:pPrChange>
            </w:pPr>
            <w:r w:rsidRPr="0035189E">
              <w:rPr>
                <w:rFonts w:ascii="Times New Roman" w:hAnsi="Times New Roman" w:cs="Times New Roman"/>
                <w:sz w:val="24"/>
                <w:szCs w:val="24"/>
              </w:rPr>
              <w:t>Mean Accuracy</w:t>
            </w:r>
          </w:p>
        </w:tc>
      </w:tr>
      <w:tr w:rsidR="00E77663" w:rsidRPr="0035189E" w14:paraId="545855B2" w14:textId="77777777" w:rsidTr="00A91E5A">
        <w:tc>
          <w:tcPr>
            <w:tcW w:w="3568" w:type="dxa"/>
            <w:tcPrChange w:id="64" w:author="Usman Sohail" w:date="2020-05-22T05:22:00Z">
              <w:tcPr>
                <w:tcW w:w="4795" w:type="dxa"/>
              </w:tcPr>
            </w:tcPrChange>
          </w:tcPr>
          <w:p w14:paraId="7E05F8A0" w14:textId="77777777" w:rsidR="00E77663" w:rsidRPr="0035189E" w:rsidRDefault="00E77663">
            <w:pPr>
              <w:pStyle w:val="BodyText"/>
              <w:jc w:val="center"/>
              <w:rPr>
                <w:rFonts w:ascii="Times New Roman" w:hAnsi="Times New Roman" w:cs="Times New Roman"/>
                <w:sz w:val="24"/>
                <w:szCs w:val="24"/>
              </w:rPr>
              <w:pPrChange w:id="65" w:author="Usman Sohail" w:date="2020-05-22T04:33:00Z">
                <w:pPr>
                  <w:pStyle w:val="BodyText"/>
                </w:pPr>
              </w:pPrChange>
            </w:pPr>
            <w:r w:rsidRPr="0035189E">
              <w:rPr>
                <w:rFonts w:ascii="Times New Roman" w:hAnsi="Times New Roman" w:cs="Times New Roman"/>
                <w:sz w:val="24"/>
                <w:szCs w:val="24"/>
              </w:rPr>
              <w:t>Training Data</w:t>
            </w:r>
          </w:p>
        </w:tc>
        <w:tc>
          <w:tcPr>
            <w:tcW w:w="3378" w:type="dxa"/>
            <w:tcPrChange w:id="66" w:author="Usman Sohail" w:date="2020-05-22T05:22:00Z">
              <w:tcPr>
                <w:tcW w:w="4795" w:type="dxa"/>
              </w:tcPr>
            </w:tcPrChange>
          </w:tcPr>
          <w:p w14:paraId="461FFDCC" w14:textId="7A5AD59D" w:rsidR="00E77663" w:rsidRPr="0035189E" w:rsidRDefault="00E77663">
            <w:pPr>
              <w:pStyle w:val="BodyText"/>
              <w:jc w:val="center"/>
              <w:rPr>
                <w:rFonts w:ascii="Times New Roman" w:hAnsi="Times New Roman" w:cs="Times New Roman"/>
                <w:sz w:val="24"/>
                <w:szCs w:val="24"/>
              </w:rPr>
              <w:pPrChange w:id="67" w:author="Usman Sohail" w:date="2020-05-22T04:33:00Z">
                <w:pPr>
                  <w:pStyle w:val="BodyText"/>
                </w:pPr>
              </w:pPrChange>
            </w:pPr>
            <w:r w:rsidRPr="0035189E">
              <w:rPr>
                <w:rFonts w:ascii="Times New Roman" w:hAnsi="Times New Roman" w:cs="Times New Roman"/>
                <w:sz w:val="24"/>
                <w:szCs w:val="24"/>
              </w:rPr>
              <w:t>99.80</w:t>
            </w:r>
          </w:p>
        </w:tc>
      </w:tr>
      <w:tr w:rsidR="00E77663" w:rsidRPr="0035189E" w14:paraId="0788DE61" w14:textId="77777777" w:rsidTr="00A91E5A">
        <w:tc>
          <w:tcPr>
            <w:tcW w:w="3568" w:type="dxa"/>
            <w:tcPrChange w:id="68" w:author="Usman Sohail" w:date="2020-05-22T05:22:00Z">
              <w:tcPr>
                <w:tcW w:w="4795" w:type="dxa"/>
              </w:tcPr>
            </w:tcPrChange>
          </w:tcPr>
          <w:p w14:paraId="5BDC7EA8" w14:textId="77777777" w:rsidR="00E77663" w:rsidRPr="0035189E" w:rsidRDefault="00E77663">
            <w:pPr>
              <w:pStyle w:val="BodyText"/>
              <w:jc w:val="center"/>
              <w:rPr>
                <w:rFonts w:ascii="Times New Roman" w:hAnsi="Times New Roman" w:cs="Times New Roman"/>
                <w:sz w:val="24"/>
                <w:szCs w:val="24"/>
              </w:rPr>
              <w:pPrChange w:id="69" w:author="Usman Sohail" w:date="2020-05-22T04:33:00Z">
                <w:pPr>
                  <w:pStyle w:val="BodyText"/>
                </w:pPr>
              </w:pPrChange>
            </w:pPr>
            <w:r w:rsidRPr="0035189E">
              <w:rPr>
                <w:rFonts w:ascii="Times New Roman" w:hAnsi="Times New Roman" w:cs="Times New Roman"/>
                <w:sz w:val="24"/>
                <w:szCs w:val="24"/>
              </w:rPr>
              <w:t>Testing Data</w:t>
            </w:r>
          </w:p>
        </w:tc>
        <w:tc>
          <w:tcPr>
            <w:tcW w:w="3378" w:type="dxa"/>
            <w:tcPrChange w:id="70" w:author="Usman Sohail" w:date="2020-05-22T05:22:00Z">
              <w:tcPr>
                <w:tcW w:w="4795" w:type="dxa"/>
              </w:tcPr>
            </w:tcPrChange>
          </w:tcPr>
          <w:p w14:paraId="34F3C993" w14:textId="1A9D57EF" w:rsidR="00E77663" w:rsidRPr="0035189E" w:rsidRDefault="00E77663">
            <w:pPr>
              <w:pStyle w:val="BodyText"/>
              <w:jc w:val="center"/>
              <w:rPr>
                <w:rFonts w:ascii="Times New Roman" w:hAnsi="Times New Roman" w:cs="Times New Roman"/>
                <w:sz w:val="24"/>
                <w:szCs w:val="24"/>
              </w:rPr>
              <w:pPrChange w:id="71" w:author="Usman Sohail" w:date="2020-05-22T04:33:00Z">
                <w:pPr>
                  <w:pStyle w:val="BodyText"/>
                </w:pPr>
              </w:pPrChange>
            </w:pPr>
            <w:r w:rsidRPr="0035189E">
              <w:rPr>
                <w:rFonts w:ascii="Times New Roman" w:hAnsi="Times New Roman" w:cs="Times New Roman"/>
                <w:sz w:val="24"/>
                <w:szCs w:val="24"/>
              </w:rPr>
              <w:t>62.72</w:t>
            </w:r>
          </w:p>
        </w:tc>
      </w:tr>
    </w:tbl>
    <w:p w14:paraId="28C7D7C7" w14:textId="77777777" w:rsidR="00E77663" w:rsidRPr="0035189E" w:rsidRDefault="00E77663" w:rsidP="00E77663">
      <w:pPr>
        <w:pStyle w:val="BodyText"/>
        <w:ind w:left="90"/>
        <w:rPr>
          <w:rFonts w:ascii="Times New Roman" w:hAnsi="Times New Roman" w:cs="Times New Roman"/>
          <w:sz w:val="24"/>
          <w:szCs w:val="24"/>
        </w:rPr>
      </w:pPr>
    </w:p>
    <w:p w14:paraId="15ADAB09" w14:textId="77777777" w:rsidR="00E77663" w:rsidRPr="0035189E" w:rsidRDefault="00E77663" w:rsidP="00E77663">
      <w:pPr>
        <w:pStyle w:val="BodyText"/>
        <w:ind w:left="90"/>
        <w:rPr>
          <w:rFonts w:ascii="Times New Roman" w:hAnsi="Times New Roman" w:cs="Times New Roman"/>
          <w:sz w:val="24"/>
          <w:szCs w:val="24"/>
        </w:rPr>
      </w:pPr>
      <w:r w:rsidRPr="0035189E">
        <w:rPr>
          <w:rFonts w:ascii="Times New Roman" w:hAnsi="Times New Roman" w:cs="Times New Roman"/>
          <w:sz w:val="24"/>
          <w:szCs w:val="24"/>
        </w:rPr>
        <w:t>The following confusion matrix is generated:</w:t>
      </w:r>
    </w:p>
    <w:p w14:paraId="42874585" w14:textId="2F6832DB" w:rsidR="00E77663" w:rsidRDefault="00E77663" w:rsidP="002173F5">
      <w:pPr>
        <w:pStyle w:val="BodyText"/>
        <w:ind w:left="90"/>
        <w:jc w:val="center"/>
        <w:rPr>
          <w:rFonts w:ascii="Times New Roman" w:hAnsi="Times New Roman" w:cs="Times New Roman"/>
        </w:rPr>
      </w:pPr>
      <w:r w:rsidRPr="00963407">
        <w:rPr>
          <w:rFonts w:ascii="Times New Roman" w:hAnsi="Times New Roman" w:cs="Times New Roman"/>
          <w:noProof/>
        </w:rPr>
        <w:drawing>
          <wp:inline distT="0" distB="0" distL="0" distR="0" wp14:anchorId="4860FA11" wp14:editId="0A6E6568">
            <wp:extent cx="5181600" cy="4961559"/>
            <wp:effectExtent l="0" t="0" r="0" b="0"/>
            <wp:docPr id="24" name="Picture 24" descr="C:\Users\Dyass\AppData\Local\Microsoft\Windows\INetCache\Content.MSO\D75E5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yass\AppData\Local\Microsoft\Windows\INetCache\Content.MSO\D75E51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5380" cy="4965178"/>
                    </a:xfrm>
                    <a:prstGeom prst="rect">
                      <a:avLst/>
                    </a:prstGeom>
                    <a:noFill/>
                    <a:ln>
                      <a:noFill/>
                    </a:ln>
                  </pic:spPr>
                </pic:pic>
              </a:graphicData>
            </a:graphic>
          </wp:inline>
        </w:drawing>
      </w:r>
    </w:p>
    <w:p w14:paraId="4B73B8A0" w14:textId="317EAD64" w:rsidR="003D19BA" w:rsidRDefault="003D19BA" w:rsidP="002173F5">
      <w:pPr>
        <w:pStyle w:val="BodyText"/>
        <w:ind w:left="90"/>
        <w:jc w:val="center"/>
        <w:rPr>
          <w:rFonts w:ascii="Times New Roman" w:hAnsi="Times New Roman" w:cs="Times New Roman"/>
        </w:rPr>
      </w:pPr>
    </w:p>
    <w:p w14:paraId="63CE91F1" w14:textId="77777777" w:rsidR="003D19BA" w:rsidRPr="00963407" w:rsidRDefault="003D19BA" w:rsidP="002173F5">
      <w:pPr>
        <w:pStyle w:val="BodyText"/>
        <w:ind w:left="90"/>
        <w:jc w:val="center"/>
        <w:rPr>
          <w:rFonts w:ascii="Times New Roman" w:hAnsi="Times New Roman" w:cs="Times New Roman"/>
        </w:rPr>
      </w:pPr>
    </w:p>
    <w:p w14:paraId="5A82E392" w14:textId="77777777" w:rsidR="00E77663" w:rsidRPr="003D19BA" w:rsidRDefault="00E77663" w:rsidP="00E77663">
      <w:pPr>
        <w:pStyle w:val="BodyText"/>
        <w:ind w:left="90"/>
        <w:rPr>
          <w:rFonts w:ascii="Times New Roman" w:hAnsi="Times New Roman" w:cs="Times New Roman"/>
          <w:sz w:val="24"/>
          <w:szCs w:val="24"/>
        </w:rPr>
      </w:pPr>
      <w:r w:rsidRPr="003D19BA">
        <w:rPr>
          <w:rFonts w:ascii="Times New Roman" w:hAnsi="Times New Roman" w:cs="Times New Roman"/>
          <w:sz w:val="24"/>
          <w:szCs w:val="24"/>
        </w:rPr>
        <w:t>The following classification reports is obtained:</w:t>
      </w:r>
    </w:p>
    <w:p w14:paraId="6A613339" w14:textId="77777777" w:rsidR="00E77663" w:rsidRPr="003D19BA" w:rsidRDefault="00E77663" w:rsidP="00E77663">
      <w:pPr>
        <w:pStyle w:val="BodyText"/>
        <w:ind w:left="90"/>
        <w:rPr>
          <w:rFonts w:ascii="Times New Roman" w:hAnsi="Times New Roman" w:cs="Times New Roman"/>
          <w:sz w:val="24"/>
          <w:szCs w:val="24"/>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E77663" w:rsidRPr="003D19BA" w14:paraId="41BF0DC8" w14:textId="77777777" w:rsidTr="000E40FC">
        <w:tc>
          <w:tcPr>
            <w:tcW w:w="1810" w:type="dxa"/>
          </w:tcPr>
          <w:p w14:paraId="2DF71415" w14:textId="77777777" w:rsidR="00E77663" w:rsidRPr="003D19BA" w:rsidRDefault="00E77663" w:rsidP="003D19BA">
            <w:pPr>
              <w:pStyle w:val="BodyText"/>
              <w:jc w:val="center"/>
              <w:rPr>
                <w:rFonts w:ascii="Times New Roman" w:hAnsi="Times New Roman" w:cs="Times New Roman"/>
                <w:sz w:val="24"/>
                <w:szCs w:val="24"/>
              </w:rPr>
            </w:pPr>
          </w:p>
        </w:tc>
        <w:tc>
          <w:tcPr>
            <w:tcW w:w="2007" w:type="dxa"/>
          </w:tcPr>
          <w:p w14:paraId="7ACA4590"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Precision</w:t>
            </w:r>
          </w:p>
        </w:tc>
        <w:tc>
          <w:tcPr>
            <w:tcW w:w="1938" w:type="dxa"/>
          </w:tcPr>
          <w:p w14:paraId="3CDBA0A5"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Recall</w:t>
            </w:r>
          </w:p>
        </w:tc>
        <w:tc>
          <w:tcPr>
            <w:tcW w:w="1931" w:type="dxa"/>
          </w:tcPr>
          <w:p w14:paraId="50AEB32E"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F1-Score</w:t>
            </w:r>
          </w:p>
        </w:tc>
        <w:tc>
          <w:tcPr>
            <w:tcW w:w="1814" w:type="dxa"/>
          </w:tcPr>
          <w:p w14:paraId="591CD25D"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Support</w:t>
            </w:r>
          </w:p>
        </w:tc>
      </w:tr>
      <w:tr w:rsidR="00E77663" w:rsidRPr="003D19BA" w14:paraId="093B66D4" w14:textId="77777777" w:rsidTr="000E40FC">
        <w:tc>
          <w:tcPr>
            <w:tcW w:w="1810" w:type="dxa"/>
          </w:tcPr>
          <w:p w14:paraId="59807CE2"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Negative</w:t>
            </w:r>
          </w:p>
        </w:tc>
        <w:tc>
          <w:tcPr>
            <w:tcW w:w="2007" w:type="dxa"/>
          </w:tcPr>
          <w:p w14:paraId="3143D207" w14:textId="5800A79C"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w:t>
            </w:r>
            <w:r w:rsidR="00533587" w:rsidRPr="003D19BA">
              <w:rPr>
                <w:rFonts w:ascii="Times New Roman" w:hAnsi="Times New Roman" w:cs="Times New Roman"/>
                <w:sz w:val="24"/>
                <w:szCs w:val="24"/>
              </w:rPr>
              <w:t>73</w:t>
            </w:r>
          </w:p>
        </w:tc>
        <w:tc>
          <w:tcPr>
            <w:tcW w:w="1938" w:type="dxa"/>
          </w:tcPr>
          <w:p w14:paraId="11DD2DEA" w14:textId="295ED16D" w:rsidR="00E77663" w:rsidRPr="003D19BA" w:rsidRDefault="00533587"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0.30</w:t>
            </w:r>
          </w:p>
        </w:tc>
        <w:tc>
          <w:tcPr>
            <w:tcW w:w="1931" w:type="dxa"/>
          </w:tcPr>
          <w:p w14:paraId="6D37158A" w14:textId="4DA37CB8" w:rsidR="00E77663" w:rsidRPr="003D19BA" w:rsidRDefault="00533587"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0.42</w:t>
            </w:r>
          </w:p>
        </w:tc>
        <w:tc>
          <w:tcPr>
            <w:tcW w:w="1814" w:type="dxa"/>
          </w:tcPr>
          <w:p w14:paraId="75423D6D"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1039</w:t>
            </w:r>
          </w:p>
        </w:tc>
      </w:tr>
      <w:tr w:rsidR="00E77663" w:rsidRPr="003D19BA" w14:paraId="14A00BC0" w14:textId="77777777" w:rsidTr="000E40FC">
        <w:tc>
          <w:tcPr>
            <w:tcW w:w="1810" w:type="dxa"/>
          </w:tcPr>
          <w:p w14:paraId="46E4799B"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Neutral</w:t>
            </w:r>
          </w:p>
        </w:tc>
        <w:tc>
          <w:tcPr>
            <w:tcW w:w="2007" w:type="dxa"/>
          </w:tcPr>
          <w:p w14:paraId="4619F7B0" w14:textId="2747A669"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0</w:t>
            </w:r>
          </w:p>
        </w:tc>
        <w:tc>
          <w:tcPr>
            <w:tcW w:w="1938" w:type="dxa"/>
          </w:tcPr>
          <w:p w14:paraId="6D40069B" w14:textId="43F32C3C"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0.8</w:t>
            </w:r>
            <w:r w:rsidR="00533587" w:rsidRPr="003D19BA">
              <w:rPr>
                <w:rFonts w:ascii="Times New Roman" w:hAnsi="Times New Roman" w:cs="Times New Roman"/>
                <w:sz w:val="24"/>
                <w:szCs w:val="24"/>
              </w:rPr>
              <w:t>8</w:t>
            </w:r>
          </w:p>
        </w:tc>
        <w:tc>
          <w:tcPr>
            <w:tcW w:w="1931" w:type="dxa"/>
          </w:tcPr>
          <w:p w14:paraId="4C4A692F" w14:textId="6656922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0.7</w:t>
            </w:r>
            <w:r w:rsidR="00533587" w:rsidRPr="003D19BA">
              <w:rPr>
                <w:rFonts w:ascii="Times New Roman" w:hAnsi="Times New Roman" w:cs="Times New Roman"/>
                <w:sz w:val="24"/>
                <w:szCs w:val="24"/>
              </w:rPr>
              <w:t>1</w:t>
            </w:r>
          </w:p>
        </w:tc>
        <w:tc>
          <w:tcPr>
            <w:tcW w:w="1814" w:type="dxa"/>
          </w:tcPr>
          <w:p w14:paraId="5DB21A19"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1819</w:t>
            </w:r>
          </w:p>
        </w:tc>
      </w:tr>
      <w:tr w:rsidR="00E77663" w:rsidRPr="003D19BA" w14:paraId="3ED9DABC" w14:textId="77777777" w:rsidTr="000E40FC">
        <w:tc>
          <w:tcPr>
            <w:tcW w:w="1810" w:type="dxa"/>
          </w:tcPr>
          <w:p w14:paraId="5AEF6FFB"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Positive</w:t>
            </w:r>
          </w:p>
        </w:tc>
        <w:tc>
          <w:tcPr>
            <w:tcW w:w="2007" w:type="dxa"/>
          </w:tcPr>
          <w:p w14:paraId="2EA7E8F8" w14:textId="58DF2A0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6</w:t>
            </w:r>
          </w:p>
        </w:tc>
        <w:tc>
          <w:tcPr>
            <w:tcW w:w="1938" w:type="dxa"/>
          </w:tcPr>
          <w:p w14:paraId="7AA14470" w14:textId="5012C0B4"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0.5</w:t>
            </w:r>
            <w:r w:rsidR="00533587" w:rsidRPr="003D19BA">
              <w:rPr>
                <w:rFonts w:ascii="Times New Roman" w:hAnsi="Times New Roman" w:cs="Times New Roman"/>
                <w:sz w:val="24"/>
                <w:szCs w:val="24"/>
              </w:rPr>
              <w:t>3</w:t>
            </w:r>
          </w:p>
        </w:tc>
        <w:tc>
          <w:tcPr>
            <w:tcW w:w="1931" w:type="dxa"/>
          </w:tcPr>
          <w:p w14:paraId="17CB6E6E" w14:textId="6D438E7F"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w:t>
            </w:r>
            <w:r w:rsidR="00533587" w:rsidRPr="003D19BA">
              <w:rPr>
                <w:rFonts w:ascii="Times New Roman" w:hAnsi="Times New Roman" w:cs="Times New Roman"/>
                <w:sz w:val="24"/>
                <w:szCs w:val="24"/>
              </w:rPr>
              <w:t>59</w:t>
            </w:r>
          </w:p>
        </w:tc>
        <w:tc>
          <w:tcPr>
            <w:tcW w:w="1814" w:type="dxa"/>
          </w:tcPr>
          <w:p w14:paraId="7258419B"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1188</w:t>
            </w:r>
          </w:p>
        </w:tc>
      </w:tr>
      <w:tr w:rsidR="00E77663" w:rsidRPr="003D19BA" w14:paraId="668B507E" w14:textId="77777777" w:rsidTr="000E40FC">
        <w:tc>
          <w:tcPr>
            <w:tcW w:w="1810" w:type="dxa"/>
          </w:tcPr>
          <w:p w14:paraId="46A928DA"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Accuracy</w:t>
            </w:r>
          </w:p>
        </w:tc>
        <w:tc>
          <w:tcPr>
            <w:tcW w:w="2007" w:type="dxa"/>
          </w:tcPr>
          <w:p w14:paraId="629102C4" w14:textId="77777777" w:rsidR="00E77663" w:rsidRPr="003D19BA" w:rsidRDefault="00E77663" w:rsidP="003D19BA">
            <w:pPr>
              <w:pStyle w:val="BodyText"/>
              <w:jc w:val="center"/>
              <w:rPr>
                <w:rFonts w:ascii="Times New Roman" w:hAnsi="Times New Roman" w:cs="Times New Roman"/>
                <w:sz w:val="24"/>
                <w:szCs w:val="24"/>
              </w:rPr>
            </w:pPr>
          </w:p>
        </w:tc>
        <w:tc>
          <w:tcPr>
            <w:tcW w:w="1938" w:type="dxa"/>
          </w:tcPr>
          <w:p w14:paraId="702415A8" w14:textId="77777777" w:rsidR="00E77663" w:rsidRPr="003D19BA" w:rsidRDefault="00E77663" w:rsidP="003D19BA">
            <w:pPr>
              <w:pStyle w:val="BodyText"/>
              <w:jc w:val="center"/>
              <w:rPr>
                <w:rFonts w:ascii="Times New Roman" w:hAnsi="Times New Roman" w:cs="Times New Roman"/>
                <w:sz w:val="24"/>
                <w:szCs w:val="24"/>
              </w:rPr>
            </w:pPr>
          </w:p>
        </w:tc>
        <w:tc>
          <w:tcPr>
            <w:tcW w:w="1931" w:type="dxa"/>
          </w:tcPr>
          <w:p w14:paraId="335FC2EC"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0.66</w:t>
            </w:r>
          </w:p>
        </w:tc>
        <w:tc>
          <w:tcPr>
            <w:tcW w:w="1814" w:type="dxa"/>
          </w:tcPr>
          <w:p w14:paraId="7BC598FE"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4046</w:t>
            </w:r>
          </w:p>
        </w:tc>
      </w:tr>
      <w:tr w:rsidR="00E77663" w:rsidRPr="003D19BA" w14:paraId="3C2B1280" w14:textId="77777777" w:rsidTr="000E40FC">
        <w:tc>
          <w:tcPr>
            <w:tcW w:w="1810" w:type="dxa"/>
          </w:tcPr>
          <w:p w14:paraId="099BD44F"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Macro Accuracy</w:t>
            </w:r>
          </w:p>
        </w:tc>
        <w:tc>
          <w:tcPr>
            <w:tcW w:w="2007" w:type="dxa"/>
          </w:tcPr>
          <w:p w14:paraId="3A2C88B5" w14:textId="5E2FCD2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7</w:t>
            </w:r>
          </w:p>
        </w:tc>
        <w:tc>
          <w:tcPr>
            <w:tcW w:w="1938" w:type="dxa"/>
          </w:tcPr>
          <w:p w14:paraId="59854F76" w14:textId="6CFB384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w:t>
            </w:r>
            <w:r w:rsidR="00533587" w:rsidRPr="003D19BA">
              <w:rPr>
                <w:rFonts w:ascii="Times New Roman" w:hAnsi="Times New Roman" w:cs="Times New Roman"/>
                <w:sz w:val="24"/>
                <w:szCs w:val="24"/>
              </w:rPr>
              <w:t>57</w:t>
            </w:r>
          </w:p>
        </w:tc>
        <w:tc>
          <w:tcPr>
            <w:tcW w:w="1931" w:type="dxa"/>
          </w:tcPr>
          <w:p w14:paraId="6A46352F" w14:textId="2A2215D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w:t>
            </w:r>
            <w:r w:rsidR="00533587" w:rsidRPr="003D19BA">
              <w:rPr>
                <w:rFonts w:ascii="Times New Roman" w:hAnsi="Times New Roman" w:cs="Times New Roman"/>
                <w:sz w:val="24"/>
                <w:szCs w:val="24"/>
              </w:rPr>
              <w:t>57</w:t>
            </w:r>
          </w:p>
        </w:tc>
        <w:tc>
          <w:tcPr>
            <w:tcW w:w="1814" w:type="dxa"/>
          </w:tcPr>
          <w:p w14:paraId="22734BAE"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4046</w:t>
            </w:r>
          </w:p>
        </w:tc>
      </w:tr>
      <w:tr w:rsidR="00E77663" w:rsidRPr="003D19BA" w14:paraId="6BF1F0D8" w14:textId="77777777" w:rsidTr="000E40FC">
        <w:tc>
          <w:tcPr>
            <w:tcW w:w="1810" w:type="dxa"/>
          </w:tcPr>
          <w:p w14:paraId="5B718C7E"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Weighted Accuracy</w:t>
            </w:r>
          </w:p>
        </w:tc>
        <w:tc>
          <w:tcPr>
            <w:tcW w:w="2007" w:type="dxa"/>
          </w:tcPr>
          <w:p w14:paraId="2E27AF5E" w14:textId="03601AA4"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5</w:t>
            </w:r>
          </w:p>
        </w:tc>
        <w:tc>
          <w:tcPr>
            <w:tcW w:w="1938" w:type="dxa"/>
          </w:tcPr>
          <w:p w14:paraId="437F6AB6" w14:textId="782DBAA8"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3</w:t>
            </w:r>
          </w:p>
        </w:tc>
        <w:tc>
          <w:tcPr>
            <w:tcW w:w="1931" w:type="dxa"/>
          </w:tcPr>
          <w:p w14:paraId="0A2D9F7D" w14:textId="137F496B"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0.6</w:t>
            </w:r>
            <w:r w:rsidR="00533587" w:rsidRPr="003D19BA">
              <w:rPr>
                <w:rFonts w:ascii="Times New Roman" w:hAnsi="Times New Roman" w:cs="Times New Roman"/>
                <w:sz w:val="24"/>
                <w:szCs w:val="24"/>
              </w:rPr>
              <w:t>0</w:t>
            </w:r>
          </w:p>
        </w:tc>
        <w:tc>
          <w:tcPr>
            <w:tcW w:w="1814" w:type="dxa"/>
          </w:tcPr>
          <w:p w14:paraId="134C29F2" w14:textId="77777777" w:rsidR="00E77663" w:rsidRPr="003D19BA" w:rsidRDefault="00E77663" w:rsidP="003D19BA">
            <w:pPr>
              <w:pStyle w:val="BodyText"/>
              <w:jc w:val="center"/>
              <w:rPr>
                <w:rFonts w:ascii="Times New Roman" w:hAnsi="Times New Roman" w:cs="Times New Roman"/>
                <w:sz w:val="24"/>
                <w:szCs w:val="24"/>
              </w:rPr>
            </w:pPr>
            <w:r w:rsidRPr="003D19BA">
              <w:rPr>
                <w:rFonts w:ascii="Times New Roman" w:hAnsi="Times New Roman" w:cs="Times New Roman"/>
                <w:sz w:val="24"/>
                <w:szCs w:val="24"/>
              </w:rPr>
              <w:t>4046</w:t>
            </w:r>
          </w:p>
        </w:tc>
      </w:tr>
    </w:tbl>
    <w:p w14:paraId="458E1972" w14:textId="77777777" w:rsidR="003D19BA" w:rsidRDefault="003D19BA" w:rsidP="003D19BA">
      <w:pPr>
        <w:pStyle w:val="Heading2"/>
        <w:tabs>
          <w:tab w:val="left" w:pos="732"/>
          <w:tab w:val="left" w:pos="733"/>
        </w:tabs>
        <w:rPr>
          <w:rFonts w:ascii="Times New Roman" w:hAnsi="Times New Roman" w:cs="Times New Roman"/>
        </w:rPr>
      </w:pPr>
    </w:p>
    <w:p w14:paraId="5270173E" w14:textId="6D162AD8" w:rsidR="00E77663" w:rsidRPr="003D19BA" w:rsidRDefault="00533587" w:rsidP="003D19BA">
      <w:pPr>
        <w:pStyle w:val="Heading2"/>
        <w:numPr>
          <w:ilvl w:val="1"/>
          <w:numId w:val="1"/>
        </w:numPr>
        <w:tabs>
          <w:tab w:val="left" w:pos="732"/>
          <w:tab w:val="left" w:pos="733"/>
        </w:tabs>
        <w:rPr>
          <w:rFonts w:ascii="Times New Roman" w:hAnsi="Times New Roman" w:cs="Times New Roman"/>
        </w:rPr>
      </w:pPr>
      <w:r w:rsidRPr="003D19BA">
        <w:rPr>
          <w:rFonts w:ascii="Times New Roman" w:hAnsi="Times New Roman" w:cs="Times New Roman"/>
        </w:rPr>
        <w:t>KNN</w:t>
      </w:r>
      <w:r w:rsidR="00E77663" w:rsidRPr="003D19BA">
        <w:rPr>
          <w:rFonts w:ascii="Times New Roman" w:hAnsi="Times New Roman" w:cs="Times New Roman"/>
        </w:rPr>
        <w:t>:</w:t>
      </w:r>
    </w:p>
    <w:p w14:paraId="31388F8C" w14:textId="363A0B88" w:rsidR="00E77663" w:rsidRDefault="00E77663" w:rsidP="00E77663">
      <w:pPr>
        <w:pStyle w:val="BodyText"/>
        <w:ind w:left="90"/>
        <w:rPr>
          <w:ins w:id="72" w:author="Usman Sohail" w:date="2020-05-22T04:34:00Z"/>
          <w:rFonts w:ascii="Times New Roman" w:hAnsi="Times New Roman" w:cs="Times New Roman"/>
          <w:sz w:val="24"/>
          <w:szCs w:val="24"/>
        </w:rPr>
      </w:pPr>
      <w:r w:rsidRPr="003D19BA">
        <w:rPr>
          <w:rFonts w:ascii="Times New Roman" w:hAnsi="Times New Roman" w:cs="Times New Roman"/>
          <w:sz w:val="24"/>
          <w:szCs w:val="24"/>
        </w:rPr>
        <w:t>We obtained the following accuracy on training and testing data as shown in the table below:</w:t>
      </w:r>
    </w:p>
    <w:p w14:paraId="6BD93321" w14:textId="77777777" w:rsidR="00200202" w:rsidRPr="003D19BA" w:rsidRDefault="00200202" w:rsidP="00E77663">
      <w:pPr>
        <w:pStyle w:val="BodyText"/>
        <w:ind w:left="90"/>
        <w:rPr>
          <w:rFonts w:ascii="Times New Roman" w:hAnsi="Times New Roman" w:cs="Times New Roman"/>
          <w:sz w:val="24"/>
          <w:szCs w:val="24"/>
        </w:rPr>
      </w:pPr>
    </w:p>
    <w:tbl>
      <w:tblPr>
        <w:tblStyle w:val="TableGrid"/>
        <w:tblW w:w="0" w:type="auto"/>
        <w:tblInd w:w="1271" w:type="dxa"/>
        <w:tblLook w:val="04A0" w:firstRow="1" w:lastRow="0" w:firstColumn="1" w:lastColumn="0" w:noHBand="0" w:noVBand="1"/>
        <w:tblPrChange w:id="73" w:author="Usman Sohail" w:date="2020-05-22T04:33:00Z">
          <w:tblPr>
            <w:tblStyle w:val="TableGrid"/>
            <w:tblW w:w="0" w:type="auto"/>
            <w:tblInd w:w="90" w:type="dxa"/>
            <w:tblLook w:val="04A0" w:firstRow="1" w:lastRow="0" w:firstColumn="1" w:lastColumn="0" w:noHBand="0" w:noVBand="1"/>
          </w:tblPr>
        </w:tblPrChange>
      </w:tblPr>
      <w:tblGrid>
        <w:gridCol w:w="3568"/>
        <w:gridCol w:w="3661"/>
        <w:tblGridChange w:id="74">
          <w:tblGrid>
            <w:gridCol w:w="4749"/>
            <w:gridCol w:w="4751"/>
          </w:tblGrid>
        </w:tblGridChange>
      </w:tblGrid>
      <w:tr w:rsidR="00E77663" w:rsidRPr="003D19BA" w14:paraId="0DD30C38" w14:textId="77777777" w:rsidTr="003D19BA">
        <w:tc>
          <w:tcPr>
            <w:tcW w:w="3568" w:type="dxa"/>
            <w:tcPrChange w:id="75" w:author="Usman Sohail" w:date="2020-05-22T04:33:00Z">
              <w:tcPr>
                <w:tcW w:w="4795" w:type="dxa"/>
              </w:tcPr>
            </w:tcPrChange>
          </w:tcPr>
          <w:p w14:paraId="61E7C885" w14:textId="77777777" w:rsidR="00E77663" w:rsidRPr="003D19BA" w:rsidRDefault="00E77663">
            <w:pPr>
              <w:pStyle w:val="BodyText"/>
              <w:jc w:val="center"/>
              <w:rPr>
                <w:rFonts w:ascii="Times New Roman" w:hAnsi="Times New Roman" w:cs="Times New Roman"/>
                <w:sz w:val="24"/>
                <w:szCs w:val="24"/>
              </w:rPr>
              <w:pPrChange w:id="76" w:author="Usman Sohail" w:date="2020-05-22T04:33:00Z">
                <w:pPr>
                  <w:pStyle w:val="BodyText"/>
                </w:pPr>
              </w:pPrChange>
            </w:pPr>
            <w:r w:rsidRPr="003D19BA">
              <w:rPr>
                <w:rFonts w:ascii="Times New Roman" w:hAnsi="Times New Roman" w:cs="Times New Roman"/>
                <w:sz w:val="24"/>
                <w:szCs w:val="24"/>
              </w:rPr>
              <w:t>Data</w:t>
            </w:r>
          </w:p>
        </w:tc>
        <w:tc>
          <w:tcPr>
            <w:tcW w:w="3661" w:type="dxa"/>
            <w:tcPrChange w:id="77" w:author="Usman Sohail" w:date="2020-05-22T04:33:00Z">
              <w:tcPr>
                <w:tcW w:w="4795" w:type="dxa"/>
              </w:tcPr>
            </w:tcPrChange>
          </w:tcPr>
          <w:p w14:paraId="14048E48" w14:textId="77777777" w:rsidR="00E77663" w:rsidRPr="003D19BA" w:rsidRDefault="00E77663">
            <w:pPr>
              <w:pStyle w:val="BodyText"/>
              <w:jc w:val="center"/>
              <w:rPr>
                <w:rFonts w:ascii="Times New Roman" w:hAnsi="Times New Roman" w:cs="Times New Roman"/>
                <w:sz w:val="24"/>
                <w:szCs w:val="24"/>
              </w:rPr>
              <w:pPrChange w:id="78" w:author="Usman Sohail" w:date="2020-05-22T04:33:00Z">
                <w:pPr>
                  <w:pStyle w:val="BodyText"/>
                </w:pPr>
              </w:pPrChange>
            </w:pPr>
            <w:r w:rsidRPr="003D19BA">
              <w:rPr>
                <w:rFonts w:ascii="Times New Roman" w:hAnsi="Times New Roman" w:cs="Times New Roman"/>
                <w:sz w:val="24"/>
                <w:szCs w:val="24"/>
              </w:rPr>
              <w:t>Mean Accuracy</w:t>
            </w:r>
          </w:p>
        </w:tc>
      </w:tr>
      <w:tr w:rsidR="00E77663" w:rsidRPr="003D19BA" w14:paraId="02A629D8" w14:textId="77777777" w:rsidTr="003D19BA">
        <w:tc>
          <w:tcPr>
            <w:tcW w:w="3568" w:type="dxa"/>
            <w:tcPrChange w:id="79" w:author="Usman Sohail" w:date="2020-05-22T04:33:00Z">
              <w:tcPr>
                <w:tcW w:w="4795" w:type="dxa"/>
              </w:tcPr>
            </w:tcPrChange>
          </w:tcPr>
          <w:p w14:paraId="74886C53" w14:textId="77777777" w:rsidR="00E77663" w:rsidRPr="003D19BA" w:rsidRDefault="00E77663">
            <w:pPr>
              <w:pStyle w:val="BodyText"/>
              <w:jc w:val="center"/>
              <w:rPr>
                <w:rFonts w:ascii="Times New Roman" w:hAnsi="Times New Roman" w:cs="Times New Roman"/>
                <w:sz w:val="24"/>
                <w:szCs w:val="24"/>
              </w:rPr>
              <w:pPrChange w:id="80" w:author="Usman Sohail" w:date="2020-05-22T04:33:00Z">
                <w:pPr>
                  <w:pStyle w:val="BodyText"/>
                </w:pPr>
              </w:pPrChange>
            </w:pPr>
            <w:r w:rsidRPr="003D19BA">
              <w:rPr>
                <w:rFonts w:ascii="Times New Roman" w:hAnsi="Times New Roman" w:cs="Times New Roman"/>
                <w:sz w:val="24"/>
                <w:szCs w:val="24"/>
              </w:rPr>
              <w:t>Training Data</w:t>
            </w:r>
          </w:p>
        </w:tc>
        <w:tc>
          <w:tcPr>
            <w:tcW w:w="3661" w:type="dxa"/>
            <w:tcPrChange w:id="81" w:author="Usman Sohail" w:date="2020-05-22T04:33:00Z">
              <w:tcPr>
                <w:tcW w:w="4795" w:type="dxa"/>
              </w:tcPr>
            </w:tcPrChange>
          </w:tcPr>
          <w:p w14:paraId="30B09DE5" w14:textId="1FF982D4" w:rsidR="00E77663" w:rsidRPr="003D19BA" w:rsidRDefault="00533587">
            <w:pPr>
              <w:pStyle w:val="BodyText"/>
              <w:jc w:val="center"/>
              <w:rPr>
                <w:rFonts w:ascii="Times New Roman" w:hAnsi="Times New Roman" w:cs="Times New Roman"/>
                <w:sz w:val="24"/>
                <w:szCs w:val="24"/>
              </w:rPr>
              <w:pPrChange w:id="82" w:author="Usman Sohail" w:date="2020-05-22T04:33:00Z">
                <w:pPr>
                  <w:pStyle w:val="BodyText"/>
                </w:pPr>
              </w:pPrChange>
            </w:pPr>
            <w:r w:rsidRPr="003D19BA">
              <w:rPr>
                <w:rFonts w:ascii="Times New Roman" w:hAnsi="Times New Roman" w:cs="Times New Roman"/>
                <w:sz w:val="24"/>
                <w:szCs w:val="24"/>
              </w:rPr>
              <w:t>56.38</w:t>
            </w:r>
          </w:p>
        </w:tc>
      </w:tr>
      <w:tr w:rsidR="00E77663" w:rsidRPr="003D19BA" w14:paraId="3E1FFB2F" w14:textId="77777777" w:rsidTr="003D19BA">
        <w:tc>
          <w:tcPr>
            <w:tcW w:w="3568" w:type="dxa"/>
            <w:tcPrChange w:id="83" w:author="Usman Sohail" w:date="2020-05-22T04:33:00Z">
              <w:tcPr>
                <w:tcW w:w="4795" w:type="dxa"/>
              </w:tcPr>
            </w:tcPrChange>
          </w:tcPr>
          <w:p w14:paraId="3B9FFA2B" w14:textId="77777777" w:rsidR="00E77663" w:rsidRPr="003D19BA" w:rsidRDefault="00E77663">
            <w:pPr>
              <w:pStyle w:val="BodyText"/>
              <w:jc w:val="center"/>
              <w:rPr>
                <w:rFonts w:ascii="Times New Roman" w:hAnsi="Times New Roman" w:cs="Times New Roman"/>
                <w:sz w:val="24"/>
                <w:szCs w:val="24"/>
              </w:rPr>
              <w:pPrChange w:id="84" w:author="Usman Sohail" w:date="2020-05-22T04:33:00Z">
                <w:pPr>
                  <w:pStyle w:val="BodyText"/>
                </w:pPr>
              </w:pPrChange>
            </w:pPr>
            <w:r w:rsidRPr="003D19BA">
              <w:rPr>
                <w:rFonts w:ascii="Times New Roman" w:hAnsi="Times New Roman" w:cs="Times New Roman"/>
                <w:sz w:val="24"/>
                <w:szCs w:val="24"/>
              </w:rPr>
              <w:t>Testing Data</w:t>
            </w:r>
          </w:p>
        </w:tc>
        <w:tc>
          <w:tcPr>
            <w:tcW w:w="3661" w:type="dxa"/>
            <w:tcPrChange w:id="85" w:author="Usman Sohail" w:date="2020-05-22T04:33:00Z">
              <w:tcPr>
                <w:tcW w:w="4795" w:type="dxa"/>
              </w:tcPr>
            </w:tcPrChange>
          </w:tcPr>
          <w:p w14:paraId="034D0E08" w14:textId="3F65DC8E" w:rsidR="00E77663" w:rsidRPr="003D19BA" w:rsidRDefault="00533587">
            <w:pPr>
              <w:pStyle w:val="BodyText"/>
              <w:jc w:val="center"/>
              <w:rPr>
                <w:rFonts w:ascii="Times New Roman" w:hAnsi="Times New Roman" w:cs="Times New Roman"/>
                <w:sz w:val="24"/>
                <w:szCs w:val="24"/>
              </w:rPr>
              <w:pPrChange w:id="86" w:author="Usman Sohail" w:date="2020-05-22T04:33:00Z">
                <w:pPr>
                  <w:pStyle w:val="BodyText"/>
                </w:pPr>
              </w:pPrChange>
            </w:pPr>
            <w:r w:rsidRPr="003D19BA">
              <w:rPr>
                <w:rFonts w:ascii="Times New Roman" w:hAnsi="Times New Roman" w:cs="Times New Roman"/>
                <w:sz w:val="24"/>
                <w:szCs w:val="24"/>
              </w:rPr>
              <w:t>51.45</w:t>
            </w:r>
          </w:p>
        </w:tc>
      </w:tr>
    </w:tbl>
    <w:p w14:paraId="6BF40F58" w14:textId="77777777" w:rsidR="00E77663" w:rsidRPr="003D19BA" w:rsidRDefault="00E77663" w:rsidP="00E77663">
      <w:pPr>
        <w:pStyle w:val="BodyText"/>
        <w:ind w:left="90"/>
        <w:rPr>
          <w:rFonts w:ascii="Times New Roman" w:hAnsi="Times New Roman" w:cs="Times New Roman"/>
          <w:sz w:val="24"/>
          <w:szCs w:val="24"/>
        </w:rPr>
      </w:pPr>
    </w:p>
    <w:p w14:paraId="0CFD8893" w14:textId="77777777" w:rsidR="00E77663" w:rsidRPr="003D19BA" w:rsidRDefault="00E77663" w:rsidP="00E77663">
      <w:pPr>
        <w:pStyle w:val="BodyText"/>
        <w:ind w:left="90"/>
        <w:rPr>
          <w:rFonts w:ascii="Times New Roman" w:hAnsi="Times New Roman" w:cs="Times New Roman"/>
          <w:sz w:val="24"/>
          <w:szCs w:val="24"/>
        </w:rPr>
      </w:pPr>
      <w:r w:rsidRPr="003D19BA">
        <w:rPr>
          <w:rFonts w:ascii="Times New Roman" w:hAnsi="Times New Roman" w:cs="Times New Roman"/>
          <w:sz w:val="24"/>
          <w:szCs w:val="24"/>
        </w:rPr>
        <w:t>The following confusion matrix is generated:</w:t>
      </w:r>
    </w:p>
    <w:p w14:paraId="756D2E90" w14:textId="5A406462" w:rsidR="00E77663" w:rsidRDefault="00533587" w:rsidP="00200202">
      <w:pPr>
        <w:pStyle w:val="BodyText"/>
        <w:ind w:left="90"/>
        <w:jc w:val="center"/>
        <w:rPr>
          <w:ins w:id="87" w:author="Usman Sohail" w:date="2020-05-22T04:34:00Z"/>
          <w:rFonts w:ascii="Times New Roman" w:hAnsi="Times New Roman" w:cs="Times New Roman"/>
        </w:rPr>
      </w:pPr>
      <w:r w:rsidRPr="00963407">
        <w:rPr>
          <w:rFonts w:ascii="Times New Roman" w:hAnsi="Times New Roman" w:cs="Times New Roman"/>
          <w:noProof/>
        </w:rPr>
        <w:drawing>
          <wp:inline distT="0" distB="0" distL="0" distR="0" wp14:anchorId="2AE29CCF" wp14:editId="6EBCC0E1">
            <wp:extent cx="4785360" cy="4582146"/>
            <wp:effectExtent l="0" t="0" r="0" b="9525"/>
            <wp:docPr id="25" name="Picture 25" descr="C:\Users\Dyass\AppData\Local\Microsoft\Windows\INetCache\Content.MSO\CC2B58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yass\AppData\Local\Microsoft\Windows\INetCache\Content.MSO\CC2B58E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8816" cy="4604606"/>
                    </a:xfrm>
                    <a:prstGeom prst="rect">
                      <a:avLst/>
                    </a:prstGeom>
                    <a:noFill/>
                    <a:ln>
                      <a:noFill/>
                    </a:ln>
                  </pic:spPr>
                </pic:pic>
              </a:graphicData>
            </a:graphic>
          </wp:inline>
        </w:drawing>
      </w:r>
    </w:p>
    <w:p w14:paraId="7357EC20" w14:textId="77777777" w:rsidR="00200202" w:rsidRPr="00963407" w:rsidRDefault="00200202">
      <w:pPr>
        <w:pStyle w:val="BodyText"/>
        <w:ind w:left="90"/>
        <w:jc w:val="center"/>
        <w:rPr>
          <w:rFonts w:ascii="Times New Roman" w:hAnsi="Times New Roman" w:cs="Times New Roman"/>
        </w:rPr>
        <w:pPrChange w:id="88" w:author="Usman Sohail" w:date="2020-05-22T04:34:00Z">
          <w:pPr>
            <w:pStyle w:val="BodyText"/>
            <w:ind w:left="90"/>
          </w:pPr>
        </w:pPrChange>
      </w:pPr>
    </w:p>
    <w:p w14:paraId="78A04F3B" w14:textId="77777777" w:rsidR="00E77663" w:rsidRPr="00BC015B" w:rsidRDefault="00E77663" w:rsidP="00E77663">
      <w:pPr>
        <w:pStyle w:val="BodyText"/>
        <w:ind w:left="90"/>
        <w:rPr>
          <w:rFonts w:ascii="Times New Roman" w:hAnsi="Times New Roman" w:cs="Times New Roman"/>
          <w:sz w:val="24"/>
          <w:szCs w:val="24"/>
          <w:rPrChange w:id="89" w:author="Usman Sohail" w:date="2020-05-22T04:34:00Z">
            <w:rPr>
              <w:rFonts w:ascii="Times New Roman" w:hAnsi="Times New Roman" w:cs="Times New Roman"/>
            </w:rPr>
          </w:rPrChange>
        </w:rPr>
      </w:pPr>
      <w:r w:rsidRPr="00BC015B">
        <w:rPr>
          <w:rFonts w:ascii="Times New Roman" w:hAnsi="Times New Roman" w:cs="Times New Roman"/>
          <w:sz w:val="24"/>
          <w:szCs w:val="24"/>
          <w:rPrChange w:id="90" w:author="Usman Sohail" w:date="2020-05-22T04:34:00Z">
            <w:rPr>
              <w:rFonts w:ascii="Times New Roman" w:hAnsi="Times New Roman" w:cs="Times New Roman"/>
            </w:rPr>
          </w:rPrChange>
        </w:rPr>
        <w:lastRenderedPageBreak/>
        <w:t>The following classification reports is obtained:</w:t>
      </w:r>
    </w:p>
    <w:p w14:paraId="390C93A1" w14:textId="77777777" w:rsidR="00E77663" w:rsidRPr="00BC015B" w:rsidRDefault="00E77663" w:rsidP="00E77663">
      <w:pPr>
        <w:pStyle w:val="BodyText"/>
        <w:ind w:left="90"/>
        <w:rPr>
          <w:rFonts w:ascii="Times New Roman" w:hAnsi="Times New Roman" w:cs="Times New Roman"/>
          <w:sz w:val="24"/>
          <w:szCs w:val="24"/>
          <w:rPrChange w:id="91" w:author="Usman Sohail" w:date="2020-05-22T04:34: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E77663" w:rsidRPr="00BC015B" w14:paraId="5380579B" w14:textId="77777777" w:rsidTr="000E40FC">
        <w:tc>
          <w:tcPr>
            <w:tcW w:w="1810" w:type="dxa"/>
          </w:tcPr>
          <w:p w14:paraId="32885172" w14:textId="77777777" w:rsidR="00E77663" w:rsidRPr="00BC015B" w:rsidRDefault="00E77663">
            <w:pPr>
              <w:pStyle w:val="BodyText"/>
              <w:jc w:val="center"/>
              <w:rPr>
                <w:rFonts w:ascii="Times New Roman" w:hAnsi="Times New Roman" w:cs="Times New Roman"/>
                <w:sz w:val="24"/>
                <w:szCs w:val="24"/>
                <w:rPrChange w:id="92" w:author="Usman Sohail" w:date="2020-05-22T04:34:00Z">
                  <w:rPr>
                    <w:rFonts w:ascii="Times New Roman" w:hAnsi="Times New Roman" w:cs="Times New Roman"/>
                  </w:rPr>
                </w:rPrChange>
              </w:rPr>
              <w:pPrChange w:id="93" w:author="Usman Sohail" w:date="2020-05-22T04:35:00Z">
                <w:pPr>
                  <w:pStyle w:val="BodyText"/>
                </w:pPr>
              </w:pPrChange>
            </w:pPr>
          </w:p>
        </w:tc>
        <w:tc>
          <w:tcPr>
            <w:tcW w:w="2007" w:type="dxa"/>
          </w:tcPr>
          <w:p w14:paraId="32A9409B" w14:textId="77777777" w:rsidR="00E77663" w:rsidRPr="00BC015B" w:rsidRDefault="00E77663">
            <w:pPr>
              <w:pStyle w:val="BodyText"/>
              <w:jc w:val="center"/>
              <w:rPr>
                <w:rFonts w:ascii="Times New Roman" w:hAnsi="Times New Roman" w:cs="Times New Roman"/>
                <w:sz w:val="24"/>
                <w:szCs w:val="24"/>
                <w:rPrChange w:id="94" w:author="Usman Sohail" w:date="2020-05-22T04:34:00Z">
                  <w:rPr>
                    <w:rFonts w:ascii="Times New Roman" w:hAnsi="Times New Roman" w:cs="Times New Roman"/>
                  </w:rPr>
                </w:rPrChange>
              </w:rPr>
              <w:pPrChange w:id="95" w:author="Usman Sohail" w:date="2020-05-22T04:35:00Z">
                <w:pPr>
                  <w:pStyle w:val="BodyText"/>
                </w:pPr>
              </w:pPrChange>
            </w:pPr>
            <w:r w:rsidRPr="00BC015B">
              <w:rPr>
                <w:rFonts w:ascii="Times New Roman" w:hAnsi="Times New Roman" w:cs="Times New Roman"/>
                <w:sz w:val="24"/>
                <w:szCs w:val="24"/>
                <w:rPrChange w:id="96" w:author="Usman Sohail" w:date="2020-05-22T04:34:00Z">
                  <w:rPr>
                    <w:rFonts w:ascii="Times New Roman" w:hAnsi="Times New Roman" w:cs="Times New Roman"/>
                  </w:rPr>
                </w:rPrChange>
              </w:rPr>
              <w:t>Precision</w:t>
            </w:r>
          </w:p>
        </w:tc>
        <w:tc>
          <w:tcPr>
            <w:tcW w:w="1938" w:type="dxa"/>
          </w:tcPr>
          <w:p w14:paraId="22204B02" w14:textId="77777777" w:rsidR="00E77663" w:rsidRPr="00BC015B" w:rsidRDefault="00E77663">
            <w:pPr>
              <w:pStyle w:val="BodyText"/>
              <w:jc w:val="center"/>
              <w:rPr>
                <w:rFonts w:ascii="Times New Roman" w:hAnsi="Times New Roman" w:cs="Times New Roman"/>
                <w:sz w:val="24"/>
                <w:szCs w:val="24"/>
                <w:rPrChange w:id="97" w:author="Usman Sohail" w:date="2020-05-22T04:34:00Z">
                  <w:rPr>
                    <w:rFonts w:ascii="Times New Roman" w:hAnsi="Times New Roman" w:cs="Times New Roman"/>
                  </w:rPr>
                </w:rPrChange>
              </w:rPr>
              <w:pPrChange w:id="98" w:author="Usman Sohail" w:date="2020-05-22T04:35:00Z">
                <w:pPr>
                  <w:pStyle w:val="BodyText"/>
                </w:pPr>
              </w:pPrChange>
            </w:pPr>
            <w:r w:rsidRPr="00BC015B">
              <w:rPr>
                <w:rFonts w:ascii="Times New Roman" w:hAnsi="Times New Roman" w:cs="Times New Roman"/>
                <w:sz w:val="24"/>
                <w:szCs w:val="24"/>
                <w:rPrChange w:id="99" w:author="Usman Sohail" w:date="2020-05-22T04:34:00Z">
                  <w:rPr>
                    <w:rFonts w:ascii="Times New Roman" w:hAnsi="Times New Roman" w:cs="Times New Roman"/>
                  </w:rPr>
                </w:rPrChange>
              </w:rPr>
              <w:t>Recall</w:t>
            </w:r>
          </w:p>
        </w:tc>
        <w:tc>
          <w:tcPr>
            <w:tcW w:w="1931" w:type="dxa"/>
          </w:tcPr>
          <w:p w14:paraId="4BEA5741" w14:textId="77777777" w:rsidR="00E77663" w:rsidRPr="00BC015B" w:rsidRDefault="00E77663">
            <w:pPr>
              <w:pStyle w:val="BodyText"/>
              <w:jc w:val="center"/>
              <w:rPr>
                <w:rFonts w:ascii="Times New Roman" w:hAnsi="Times New Roman" w:cs="Times New Roman"/>
                <w:sz w:val="24"/>
                <w:szCs w:val="24"/>
                <w:rPrChange w:id="100" w:author="Usman Sohail" w:date="2020-05-22T04:34:00Z">
                  <w:rPr>
                    <w:rFonts w:ascii="Times New Roman" w:hAnsi="Times New Roman" w:cs="Times New Roman"/>
                  </w:rPr>
                </w:rPrChange>
              </w:rPr>
              <w:pPrChange w:id="101" w:author="Usman Sohail" w:date="2020-05-22T04:35:00Z">
                <w:pPr>
                  <w:pStyle w:val="BodyText"/>
                </w:pPr>
              </w:pPrChange>
            </w:pPr>
            <w:r w:rsidRPr="00BC015B">
              <w:rPr>
                <w:rFonts w:ascii="Times New Roman" w:hAnsi="Times New Roman" w:cs="Times New Roman"/>
                <w:sz w:val="24"/>
                <w:szCs w:val="24"/>
                <w:rPrChange w:id="102" w:author="Usman Sohail" w:date="2020-05-22T04:34:00Z">
                  <w:rPr>
                    <w:rFonts w:ascii="Times New Roman" w:hAnsi="Times New Roman" w:cs="Times New Roman"/>
                  </w:rPr>
                </w:rPrChange>
              </w:rPr>
              <w:t>F1-Score</w:t>
            </w:r>
          </w:p>
        </w:tc>
        <w:tc>
          <w:tcPr>
            <w:tcW w:w="1814" w:type="dxa"/>
          </w:tcPr>
          <w:p w14:paraId="7822360C" w14:textId="77777777" w:rsidR="00E77663" w:rsidRPr="00BC015B" w:rsidRDefault="00E77663">
            <w:pPr>
              <w:pStyle w:val="BodyText"/>
              <w:jc w:val="center"/>
              <w:rPr>
                <w:rFonts w:ascii="Times New Roman" w:hAnsi="Times New Roman" w:cs="Times New Roman"/>
                <w:sz w:val="24"/>
                <w:szCs w:val="24"/>
                <w:rPrChange w:id="103" w:author="Usman Sohail" w:date="2020-05-22T04:34:00Z">
                  <w:rPr>
                    <w:rFonts w:ascii="Times New Roman" w:hAnsi="Times New Roman" w:cs="Times New Roman"/>
                  </w:rPr>
                </w:rPrChange>
              </w:rPr>
              <w:pPrChange w:id="104" w:author="Usman Sohail" w:date="2020-05-22T04:35:00Z">
                <w:pPr>
                  <w:pStyle w:val="BodyText"/>
                </w:pPr>
              </w:pPrChange>
            </w:pPr>
            <w:r w:rsidRPr="00BC015B">
              <w:rPr>
                <w:rFonts w:ascii="Times New Roman" w:hAnsi="Times New Roman" w:cs="Times New Roman"/>
                <w:sz w:val="24"/>
                <w:szCs w:val="24"/>
                <w:rPrChange w:id="105" w:author="Usman Sohail" w:date="2020-05-22T04:34:00Z">
                  <w:rPr>
                    <w:rFonts w:ascii="Times New Roman" w:hAnsi="Times New Roman" w:cs="Times New Roman"/>
                  </w:rPr>
                </w:rPrChange>
              </w:rPr>
              <w:t>Support</w:t>
            </w:r>
          </w:p>
        </w:tc>
      </w:tr>
      <w:tr w:rsidR="00E77663" w:rsidRPr="00BC015B" w14:paraId="3AAB6F31" w14:textId="77777777" w:rsidTr="000E40FC">
        <w:tc>
          <w:tcPr>
            <w:tcW w:w="1810" w:type="dxa"/>
          </w:tcPr>
          <w:p w14:paraId="7DADA8DA" w14:textId="77777777" w:rsidR="00E77663" w:rsidRPr="00BC015B" w:rsidRDefault="00E77663">
            <w:pPr>
              <w:pStyle w:val="BodyText"/>
              <w:jc w:val="center"/>
              <w:rPr>
                <w:rFonts w:ascii="Times New Roman" w:hAnsi="Times New Roman" w:cs="Times New Roman"/>
                <w:sz w:val="24"/>
                <w:szCs w:val="24"/>
                <w:rPrChange w:id="106" w:author="Usman Sohail" w:date="2020-05-22T04:34:00Z">
                  <w:rPr>
                    <w:rFonts w:ascii="Times New Roman" w:hAnsi="Times New Roman" w:cs="Times New Roman"/>
                  </w:rPr>
                </w:rPrChange>
              </w:rPr>
              <w:pPrChange w:id="107" w:author="Usman Sohail" w:date="2020-05-22T04:35:00Z">
                <w:pPr>
                  <w:pStyle w:val="BodyText"/>
                </w:pPr>
              </w:pPrChange>
            </w:pPr>
            <w:r w:rsidRPr="00BC015B">
              <w:rPr>
                <w:rFonts w:ascii="Times New Roman" w:hAnsi="Times New Roman" w:cs="Times New Roman"/>
                <w:sz w:val="24"/>
                <w:szCs w:val="24"/>
                <w:rPrChange w:id="108" w:author="Usman Sohail" w:date="2020-05-22T04:34:00Z">
                  <w:rPr>
                    <w:rFonts w:ascii="Times New Roman" w:hAnsi="Times New Roman" w:cs="Times New Roman"/>
                  </w:rPr>
                </w:rPrChange>
              </w:rPr>
              <w:t>Negative</w:t>
            </w:r>
          </w:p>
        </w:tc>
        <w:tc>
          <w:tcPr>
            <w:tcW w:w="2007" w:type="dxa"/>
          </w:tcPr>
          <w:p w14:paraId="0A33A158" w14:textId="62B1054B" w:rsidR="00E77663" w:rsidRPr="00BC015B" w:rsidRDefault="00E77663">
            <w:pPr>
              <w:pStyle w:val="BodyText"/>
              <w:jc w:val="center"/>
              <w:rPr>
                <w:rFonts w:ascii="Times New Roman" w:hAnsi="Times New Roman" w:cs="Times New Roman"/>
                <w:sz w:val="24"/>
                <w:szCs w:val="24"/>
                <w:rPrChange w:id="109" w:author="Usman Sohail" w:date="2020-05-22T04:34:00Z">
                  <w:rPr>
                    <w:rFonts w:ascii="Times New Roman" w:hAnsi="Times New Roman" w:cs="Times New Roman"/>
                  </w:rPr>
                </w:rPrChange>
              </w:rPr>
              <w:pPrChange w:id="110" w:author="Usman Sohail" w:date="2020-05-22T04:35:00Z">
                <w:pPr>
                  <w:pStyle w:val="BodyText"/>
                </w:pPr>
              </w:pPrChange>
            </w:pPr>
            <w:r w:rsidRPr="00BC015B">
              <w:rPr>
                <w:rFonts w:ascii="Times New Roman" w:hAnsi="Times New Roman" w:cs="Times New Roman"/>
                <w:sz w:val="24"/>
                <w:szCs w:val="24"/>
                <w:rPrChange w:id="111"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12" w:author="Usman Sohail" w:date="2020-05-22T04:34:00Z">
                  <w:rPr>
                    <w:rFonts w:ascii="Times New Roman" w:hAnsi="Times New Roman" w:cs="Times New Roman"/>
                  </w:rPr>
                </w:rPrChange>
              </w:rPr>
              <w:t>52</w:t>
            </w:r>
          </w:p>
        </w:tc>
        <w:tc>
          <w:tcPr>
            <w:tcW w:w="1938" w:type="dxa"/>
          </w:tcPr>
          <w:p w14:paraId="79C1610A" w14:textId="4ED62A03" w:rsidR="00E77663" w:rsidRPr="00BC015B" w:rsidRDefault="00533587">
            <w:pPr>
              <w:pStyle w:val="BodyText"/>
              <w:jc w:val="center"/>
              <w:rPr>
                <w:rFonts w:ascii="Times New Roman" w:hAnsi="Times New Roman" w:cs="Times New Roman"/>
                <w:sz w:val="24"/>
                <w:szCs w:val="24"/>
                <w:rPrChange w:id="113" w:author="Usman Sohail" w:date="2020-05-22T04:34:00Z">
                  <w:rPr>
                    <w:rFonts w:ascii="Times New Roman" w:hAnsi="Times New Roman" w:cs="Times New Roman"/>
                  </w:rPr>
                </w:rPrChange>
              </w:rPr>
              <w:pPrChange w:id="114" w:author="Usman Sohail" w:date="2020-05-22T04:35:00Z">
                <w:pPr>
                  <w:pStyle w:val="BodyText"/>
                </w:pPr>
              </w:pPrChange>
            </w:pPr>
            <w:r w:rsidRPr="00BC015B">
              <w:rPr>
                <w:rFonts w:ascii="Times New Roman" w:hAnsi="Times New Roman" w:cs="Times New Roman"/>
                <w:sz w:val="24"/>
                <w:szCs w:val="24"/>
                <w:rPrChange w:id="115" w:author="Usman Sohail" w:date="2020-05-22T04:34:00Z">
                  <w:rPr>
                    <w:rFonts w:ascii="Times New Roman" w:hAnsi="Times New Roman" w:cs="Times New Roman"/>
                  </w:rPr>
                </w:rPrChange>
              </w:rPr>
              <w:t>0.10</w:t>
            </w:r>
          </w:p>
        </w:tc>
        <w:tc>
          <w:tcPr>
            <w:tcW w:w="1931" w:type="dxa"/>
          </w:tcPr>
          <w:p w14:paraId="0AB4C60E" w14:textId="4CD59161" w:rsidR="00E77663" w:rsidRPr="00BC015B" w:rsidRDefault="00533587">
            <w:pPr>
              <w:pStyle w:val="BodyText"/>
              <w:jc w:val="center"/>
              <w:rPr>
                <w:rFonts w:ascii="Times New Roman" w:hAnsi="Times New Roman" w:cs="Times New Roman"/>
                <w:sz w:val="24"/>
                <w:szCs w:val="24"/>
                <w:rPrChange w:id="116" w:author="Usman Sohail" w:date="2020-05-22T04:34:00Z">
                  <w:rPr>
                    <w:rFonts w:ascii="Times New Roman" w:hAnsi="Times New Roman" w:cs="Times New Roman"/>
                  </w:rPr>
                </w:rPrChange>
              </w:rPr>
              <w:pPrChange w:id="117" w:author="Usman Sohail" w:date="2020-05-22T04:35:00Z">
                <w:pPr>
                  <w:pStyle w:val="BodyText"/>
                </w:pPr>
              </w:pPrChange>
            </w:pPr>
            <w:r w:rsidRPr="00BC015B">
              <w:rPr>
                <w:rFonts w:ascii="Times New Roman" w:hAnsi="Times New Roman" w:cs="Times New Roman"/>
                <w:sz w:val="24"/>
                <w:szCs w:val="24"/>
                <w:rPrChange w:id="118" w:author="Usman Sohail" w:date="2020-05-22T04:34:00Z">
                  <w:rPr>
                    <w:rFonts w:ascii="Times New Roman" w:hAnsi="Times New Roman" w:cs="Times New Roman"/>
                  </w:rPr>
                </w:rPrChange>
              </w:rPr>
              <w:t>0.17</w:t>
            </w:r>
          </w:p>
        </w:tc>
        <w:tc>
          <w:tcPr>
            <w:tcW w:w="1814" w:type="dxa"/>
          </w:tcPr>
          <w:p w14:paraId="541EBFA8" w14:textId="77777777" w:rsidR="00E77663" w:rsidRPr="00BC015B" w:rsidRDefault="00E77663">
            <w:pPr>
              <w:pStyle w:val="BodyText"/>
              <w:jc w:val="center"/>
              <w:rPr>
                <w:rFonts w:ascii="Times New Roman" w:hAnsi="Times New Roman" w:cs="Times New Roman"/>
                <w:sz w:val="24"/>
                <w:szCs w:val="24"/>
                <w:rPrChange w:id="119" w:author="Usman Sohail" w:date="2020-05-22T04:34:00Z">
                  <w:rPr>
                    <w:rFonts w:ascii="Times New Roman" w:hAnsi="Times New Roman" w:cs="Times New Roman"/>
                  </w:rPr>
                </w:rPrChange>
              </w:rPr>
              <w:pPrChange w:id="120" w:author="Usman Sohail" w:date="2020-05-22T04:35:00Z">
                <w:pPr>
                  <w:pStyle w:val="BodyText"/>
                </w:pPr>
              </w:pPrChange>
            </w:pPr>
            <w:r w:rsidRPr="00BC015B">
              <w:rPr>
                <w:rFonts w:ascii="Times New Roman" w:hAnsi="Times New Roman" w:cs="Times New Roman"/>
                <w:sz w:val="24"/>
                <w:szCs w:val="24"/>
                <w:rPrChange w:id="121" w:author="Usman Sohail" w:date="2020-05-22T04:34:00Z">
                  <w:rPr>
                    <w:rFonts w:ascii="Times New Roman" w:hAnsi="Times New Roman" w:cs="Times New Roman"/>
                  </w:rPr>
                </w:rPrChange>
              </w:rPr>
              <w:t>1039</w:t>
            </w:r>
          </w:p>
        </w:tc>
      </w:tr>
      <w:tr w:rsidR="00E77663" w:rsidRPr="00BC015B" w14:paraId="0431D9FE" w14:textId="77777777" w:rsidTr="000E40FC">
        <w:tc>
          <w:tcPr>
            <w:tcW w:w="1810" w:type="dxa"/>
          </w:tcPr>
          <w:p w14:paraId="5DD57880" w14:textId="77777777" w:rsidR="00E77663" w:rsidRPr="00BC015B" w:rsidRDefault="00E77663">
            <w:pPr>
              <w:pStyle w:val="BodyText"/>
              <w:jc w:val="center"/>
              <w:rPr>
                <w:rFonts w:ascii="Times New Roman" w:hAnsi="Times New Roman" w:cs="Times New Roman"/>
                <w:sz w:val="24"/>
                <w:szCs w:val="24"/>
                <w:rPrChange w:id="122" w:author="Usman Sohail" w:date="2020-05-22T04:34:00Z">
                  <w:rPr>
                    <w:rFonts w:ascii="Times New Roman" w:hAnsi="Times New Roman" w:cs="Times New Roman"/>
                  </w:rPr>
                </w:rPrChange>
              </w:rPr>
              <w:pPrChange w:id="123" w:author="Usman Sohail" w:date="2020-05-22T04:35:00Z">
                <w:pPr>
                  <w:pStyle w:val="BodyText"/>
                </w:pPr>
              </w:pPrChange>
            </w:pPr>
            <w:r w:rsidRPr="00BC015B">
              <w:rPr>
                <w:rFonts w:ascii="Times New Roman" w:hAnsi="Times New Roman" w:cs="Times New Roman"/>
                <w:sz w:val="24"/>
                <w:szCs w:val="24"/>
                <w:rPrChange w:id="124" w:author="Usman Sohail" w:date="2020-05-22T04:34:00Z">
                  <w:rPr>
                    <w:rFonts w:ascii="Times New Roman" w:hAnsi="Times New Roman" w:cs="Times New Roman"/>
                  </w:rPr>
                </w:rPrChange>
              </w:rPr>
              <w:t>Neutral</w:t>
            </w:r>
          </w:p>
        </w:tc>
        <w:tc>
          <w:tcPr>
            <w:tcW w:w="2007" w:type="dxa"/>
          </w:tcPr>
          <w:p w14:paraId="617CAE33" w14:textId="119EC8F0" w:rsidR="00E77663" w:rsidRPr="00BC015B" w:rsidRDefault="00E77663">
            <w:pPr>
              <w:pStyle w:val="BodyText"/>
              <w:jc w:val="center"/>
              <w:rPr>
                <w:rFonts w:ascii="Times New Roman" w:hAnsi="Times New Roman" w:cs="Times New Roman"/>
                <w:sz w:val="24"/>
                <w:szCs w:val="24"/>
                <w:rPrChange w:id="125" w:author="Usman Sohail" w:date="2020-05-22T04:34:00Z">
                  <w:rPr>
                    <w:rFonts w:ascii="Times New Roman" w:hAnsi="Times New Roman" w:cs="Times New Roman"/>
                  </w:rPr>
                </w:rPrChange>
              </w:rPr>
              <w:pPrChange w:id="126" w:author="Usman Sohail" w:date="2020-05-22T04:35:00Z">
                <w:pPr>
                  <w:pStyle w:val="BodyText"/>
                </w:pPr>
              </w:pPrChange>
            </w:pPr>
            <w:r w:rsidRPr="00BC015B">
              <w:rPr>
                <w:rFonts w:ascii="Times New Roman" w:hAnsi="Times New Roman" w:cs="Times New Roman"/>
                <w:sz w:val="24"/>
                <w:szCs w:val="24"/>
                <w:rPrChange w:id="127"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28" w:author="Usman Sohail" w:date="2020-05-22T04:34:00Z">
                  <w:rPr>
                    <w:rFonts w:ascii="Times New Roman" w:hAnsi="Times New Roman" w:cs="Times New Roman"/>
                  </w:rPr>
                </w:rPrChange>
              </w:rPr>
              <w:t>49</w:t>
            </w:r>
          </w:p>
        </w:tc>
        <w:tc>
          <w:tcPr>
            <w:tcW w:w="1938" w:type="dxa"/>
          </w:tcPr>
          <w:p w14:paraId="0733C35B" w14:textId="67CF2E9B" w:rsidR="00E77663" w:rsidRPr="00BC015B" w:rsidRDefault="00E77663">
            <w:pPr>
              <w:pStyle w:val="BodyText"/>
              <w:jc w:val="center"/>
              <w:rPr>
                <w:rFonts w:ascii="Times New Roman" w:hAnsi="Times New Roman" w:cs="Times New Roman"/>
                <w:sz w:val="24"/>
                <w:szCs w:val="24"/>
                <w:rPrChange w:id="129" w:author="Usman Sohail" w:date="2020-05-22T04:34:00Z">
                  <w:rPr>
                    <w:rFonts w:ascii="Times New Roman" w:hAnsi="Times New Roman" w:cs="Times New Roman"/>
                  </w:rPr>
                </w:rPrChange>
              </w:rPr>
              <w:pPrChange w:id="130" w:author="Usman Sohail" w:date="2020-05-22T04:35:00Z">
                <w:pPr>
                  <w:pStyle w:val="BodyText"/>
                </w:pPr>
              </w:pPrChange>
            </w:pPr>
            <w:r w:rsidRPr="00BC015B">
              <w:rPr>
                <w:rFonts w:ascii="Times New Roman" w:hAnsi="Times New Roman" w:cs="Times New Roman"/>
                <w:sz w:val="24"/>
                <w:szCs w:val="24"/>
                <w:rPrChange w:id="131"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32" w:author="Usman Sohail" w:date="2020-05-22T04:34:00Z">
                  <w:rPr>
                    <w:rFonts w:ascii="Times New Roman" w:hAnsi="Times New Roman" w:cs="Times New Roman"/>
                  </w:rPr>
                </w:rPrChange>
              </w:rPr>
              <w:t>96</w:t>
            </w:r>
          </w:p>
        </w:tc>
        <w:tc>
          <w:tcPr>
            <w:tcW w:w="1931" w:type="dxa"/>
          </w:tcPr>
          <w:p w14:paraId="67DA31F4" w14:textId="34480CE2" w:rsidR="00E77663" w:rsidRPr="00BC015B" w:rsidRDefault="00E77663">
            <w:pPr>
              <w:pStyle w:val="BodyText"/>
              <w:jc w:val="center"/>
              <w:rPr>
                <w:rFonts w:ascii="Times New Roman" w:hAnsi="Times New Roman" w:cs="Times New Roman"/>
                <w:sz w:val="24"/>
                <w:szCs w:val="24"/>
                <w:rPrChange w:id="133" w:author="Usman Sohail" w:date="2020-05-22T04:34:00Z">
                  <w:rPr>
                    <w:rFonts w:ascii="Times New Roman" w:hAnsi="Times New Roman" w:cs="Times New Roman"/>
                  </w:rPr>
                </w:rPrChange>
              </w:rPr>
              <w:pPrChange w:id="134" w:author="Usman Sohail" w:date="2020-05-22T04:35:00Z">
                <w:pPr>
                  <w:pStyle w:val="BodyText"/>
                </w:pPr>
              </w:pPrChange>
            </w:pPr>
            <w:r w:rsidRPr="00BC015B">
              <w:rPr>
                <w:rFonts w:ascii="Times New Roman" w:hAnsi="Times New Roman" w:cs="Times New Roman"/>
                <w:sz w:val="24"/>
                <w:szCs w:val="24"/>
                <w:rPrChange w:id="135"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36" w:author="Usman Sohail" w:date="2020-05-22T04:34:00Z">
                  <w:rPr>
                    <w:rFonts w:ascii="Times New Roman" w:hAnsi="Times New Roman" w:cs="Times New Roman"/>
                  </w:rPr>
                </w:rPrChange>
              </w:rPr>
              <w:t>65</w:t>
            </w:r>
          </w:p>
        </w:tc>
        <w:tc>
          <w:tcPr>
            <w:tcW w:w="1814" w:type="dxa"/>
          </w:tcPr>
          <w:p w14:paraId="38BB4AD0" w14:textId="77777777" w:rsidR="00E77663" w:rsidRPr="00BC015B" w:rsidRDefault="00E77663">
            <w:pPr>
              <w:pStyle w:val="BodyText"/>
              <w:jc w:val="center"/>
              <w:rPr>
                <w:rFonts w:ascii="Times New Roman" w:hAnsi="Times New Roman" w:cs="Times New Roman"/>
                <w:sz w:val="24"/>
                <w:szCs w:val="24"/>
                <w:rPrChange w:id="137" w:author="Usman Sohail" w:date="2020-05-22T04:34:00Z">
                  <w:rPr>
                    <w:rFonts w:ascii="Times New Roman" w:hAnsi="Times New Roman" w:cs="Times New Roman"/>
                  </w:rPr>
                </w:rPrChange>
              </w:rPr>
              <w:pPrChange w:id="138" w:author="Usman Sohail" w:date="2020-05-22T04:35:00Z">
                <w:pPr>
                  <w:pStyle w:val="BodyText"/>
                </w:pPr>
              </w:pPrChange>
            </w:pPr>
            <w:r w:rsidRPr="00BC015B">
              <w:rPr>
                <w:rFonts w:ascii="Times New Roman" w:hAnsi="Times New Roman" w:cs="Times New Roman"/>
                <w:sz w:val="24"/>
                <w:szCs w:val="24"/>
                <w:rPrChange w:id="139" w:author="Usman Sohail" w:date="2020-05-22T04:34:00Z">
                  <w:rPr>
                    <w:rFonts w:ascii="Times New Roman" w:hAnsi="Times New Roman" w:cs="Times New Roman"/>
                  </w:rPr>
                </w:rPrChange>
              </w:rPr>
              <w:t>1819</w:t>
            </w:r>
          </w:p>
        </w:tc>
      </w:tr>
      <w:tr w:rsidR="00E77663" w:rsidRPr="00BC015B" w14:paraId="5DB6F5A8" w14:textId="77777777" w:rsidTr="000E40FC">
        <w:tc>
          <w:tcPr>
            <w:tcW w:w="1810" w:type="dxa"/>
          </w:tcPr>
          <w:p w14:paraId="0784A33E" w14:textId="77777777" w:rsidR="00E77663" w:rsidRPr="00BC015B" w:rsidRDefault="00E77663">
            <w:pPr>
              <w:pStyle w:val="BodyText"/>
              <w:jc w:val="center"/>
              <w:rPr>
                <w:rFonts w:ascii="Times New Roman" w:hAnsi="Times New Roman" w:cs="Times New Roman"/>
                <w:sz w:val="24"/>
                <w:szCs w:val="24"/>
                <w:rPrChange w:id="140" w:author="Usman Sohail" w:date="2020-05-22T04:34:00Z">
                  <w:rPr>
                    <w:rFonts w:ascii="Times New Roman" w:hAnsi="Times New Roman" w:cs="Times New Roman"/>
                  </w:rPr>
                </w:rPrChange>
              </w:rPr>
              <w:pPrChange w:id="141" w:author="Usman Sohail" w:date="2020-05-22T04:35:00Z">
                <w:pPr>
                  <w:pStyle w:val="BodyText"/>
                </w:pPr>
              </w:pPrChange>
            </w:pPr>
            <w:r w:rsidRPr="00BC015B">
              <w:rPr>
                <w:rFonts w:ascii="Times New Roman" w:hAnsi="Times New Roman" w:cs="Times New Roman"/>
                <w:sz w:val="24"/>
                <w:szCs w:val="24"/>
                <w:rPrChange w:id="142" w:author="Usman Sohail" w:date="2020-05-22T04:34:00Z">
                  <w:rPr>
                    <w:rFonts w:ascii="Times New Roman" w:hAnsi="Times New Roman" w:cs="Times New Roman"/>
                  </w:rPr>
                </w:rPrChange>
              </w:rPr>
              <w:t>Positive</w:t>
            </w:r>
          </w:p>
        </w:tc>
        <w:tc>
          <w:tcPr>
            <w:tcW w:w="2007" w:type="dxa"/>
          </w:tcPr>
          <w:p w14:paraId="06773D52" w14:textId="64AC82A7" w:rsidR="00E77663" w:rsidRPr="00BC015B" w:rsidRDefault="00E77663">
            <w:pPr>
              <w:pStyle w:val="BodyText"/>
              <w:jc w:val="center"/>
              <w:rPr>
                <w:rFonts w:ascii="Times New Roman" w:hAnsi="Times New Roman" w:cs="Times New Roman"/>
                <w:sz w:val="24"/>
                <w:szCs w:val="24"/>
                <w:rPrChange w:id="143" w:author="Usman Sohail" w:date="2020-05-22T04:34:00Z">
                  <w:rPr>
                    <w:rFonts w:ascii="Times New Roman" w:hAnsi="Times New Roman" w:cs="Times New Roman"/>
                  </w:rPr>
                </w:rPrChange>
              </w:rPr>
              <w:pPrChange w:id="144" w:author="Usman Sohail" w:date="2020-05-22T04:35:00Z">
                <w:pPr>
                  <w:pStyle w:val="BodyText"/>
                </w:pPr>
              </w:pPrChange>
            </w:pPr>
            <w:r w:rsidRPr="00BC015B">
              <w:rPr>
                <w:rFonts w:ascii="Times New Roman" w:hAnsi="Times New Roman" w:cs="Times New Roman"/>
                <w:sz w:val="24"/>
                <w:szCs w:val="24"/>
                <w:rPrChange w:id="145"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46" w:author="Usman Sohail" w:date="2020-05-22T04:34:00Z">
                  <w:rPr>
                    <w:rFonts w:ascii="Times New Roman" w:hAnsi="Times New Roman" w:cs="Times New Roman"/>
                  </w:rPr>
                </w:rPrChange>
              </w:rPr>
              <w:t>73</w:t>
            </w:r>
          </w:p>
        </w:tc>
        <w:tc>
          <w:tcPr>
            <w:tcW w:w="1938" w:type="dxa"/>
          </w:tcPr>
          <w:p w14:paraId="27782452" w14:textId="76AC8067" w:rsidR="00E77663" w:rsidRPr="00BC015B" w:rsidRDefault="00E77663">
            <w:pPr>
              <w:pStyle w:val="BodyText"/>
              <w:jc w:val="center"/>
              <w:rPr>
                <w:rFonts w:ascii="Times New Roman" w:hAnsi="Times New Roman" w:cs="Times New Roman"/>
                <w:sz w:val="24"/>
                <w:szCs w:val="24"/>
                <w:rPrChange w:id="147" w:author="Usman Sohail" w:date="2020-05-22T04:34:00Z">
                  <w:rPr>
                    <w:rFonts w:ascii="Times New Roman" w:hAnsi="Times New Roman" w:cs="Times New Roman"/>
                  </w:rPr>
                </w:rPrChange>
              </w:rPr>
              <w:pPrChange w:id="148" w:author="Usman Sohail" w:date="2020-05-22T04:35:00Z">
                <w:pPr>
                  <w:pStyle w:val="BodyText"/>
                </w:pPr>
              </w:pPrChange>
            </w:pPr>
            <w:r w:rsidRPr="00BC015B">
              <w:rPr>
                <w:rFonts w:ascii="Times New Roman" w:hAnsi="Times New Roman" w:cs="Times New Roman"/>
                <w:sz w:val="24"/>
                <w:szCs w:val="24"/>
                <w:rPrChange w:id="149"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50" w:author="Usman Sohail" w:date="2020-05-22T04:34:00Z">
                  <w:rPr>
                    <w:rFonts w:ascii="Times New Roman" w:hAnsi="Times New Roman" w:cs="Times New Roman"/>
                  </w:rPr>
                </w:rPrChange>
              </w:rPr>
              <w:t>20</w:t>
            </w:r>
          </w:p>
        </w:tc>
        <w:tc>
          <w:tcPr>
            <w:tcW w:w="1931" w:type="dxa"/>
          </w:tcPr>
          <w:p w14:paraId="471613BD" w14:textId="18D0B2E3" w:rsidR="00E77663" w:rsidRPr="00BC015B" w:rsidRDefault="00E77663">
            <w:pPr>
              <w:pStyle w:val="BodyText"/>
              <w:jc w:val="center"/>
              <w:rPr>
                <w:rFonts w:ascii="Times New Roman" w:hAnsi="Times New Roman" w:cs="Times New Roman"/>
                <w:sz w:val="24"/>
                <w:szCs w:val="24"/>
                <w:rPrChange w:id="151" w:author="Usman Sohail" w:date="2020-05-22T04:34:00Z">
                  <w:rPr>
                    <w:rFonts w:ascii="Times New Roman" w:hAnsi="Times New Roman" w:cs="Times New Roman"/>
                  </w:rPr>
                </w:rPrChange>
              </w:rPr>
              <w:pPrChange w:id="152" w:author="Usman Sohail" w:date="2020-05-22T04:35:00Z">
                <w:pPr>
                  <w:pStyle w:val="BodyText"/>
                </w:pPr>
              </w:pPrChange>
            </w:pPr>
            <w:r w:rsidRPr="00BC015B">
              <w:rPr>
                <w:rFonts w:ascii="Times New Roman" w:hAnsi="Times New Roman" w:cs="Times New Roman"/>
                <w:sz w:val="24"/>
                <w:szCs w:val="24"/>
                <w:rPrChange w:id="153"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54" w:author="Usman Sohail" w:date="2020-05-22T04:34:00Z">
                  <w:rPr>
                    <w:rFonts w:ascii="Times New Roman" w:hAnsi="Times New Roman" w:cs="Times New Roman"/>
                  </w:rPr>
                </w:rPrChange>
              </w:rPr>
              <w:t>31</w:t>
            </w:r>
          </w:p>
        </w:tc>
        <w:tc>
          <w:tcPr>
            <w:tcW w:w="1814" w:type="dxa"/>
          </w:tcPr>
          <w:p w14:paraId="35000B1C" w14:textId="77777777" w:rsidR="00E77663" w:rsidRPr="00BC015B" w:rsidRDefault="00E77663">
            <w:pPr>
              <w:pStyle w:val="BodyText"/>
              <w:jc w:val="center"/>
              <w:rPr>
                <w:rFonts w:ascii="Times New Roman" w:hAnsi="Times New Roman" w:cs="Times New Roman"/>
                <w:sz w:val="24"/>
                <w:szCs w:val="24"/>
                <w:rPrChange w:id="155" w:author="Usman Sohail" w:date="2020-05-22T04:34:00Z">
                  <w:rPr>
                    <w:rFonts w:ascii="Times New Roman" w:hAnsi="Times New Roman" w:cs="Times New Roman"/>
                  </w:rPr>
                </w:rPrChange>
              </w:rPr>
              <w:pPrChange w:id="156" w:author="Usman Sohail" w:date="2020-05-22T04:35:00Z">
                <w:pPr>
                  <w:pStyle w:val="BodyText"/>
                </w:pPr>
              </w:pPrChange>
            </w:pPr>
            <w:r w:rsidRPr="00BC015B">
              <w:rPr>
                <w:rFonts w:ascii="Times New Roman" w:hAnsi="Times New Roman" w:cs="Times New Roman"/>
                <w:sz w:val="24"/>
                <w:szCs w:val="24"/>
                <w:rPrChange w:id="157" w:author="Usman Sohail" w:date="2020-05-22T04:34:00Z">
                  <w:rPr>
                    <w:rFonts w:ascii="Times New Roman" w:hAnsi="Times New Roman" w:cs="Times New Roman"/>
                  </w:rPr>
                </w:rPrChange>
              </w:rPr>
              <w:t>1188</w:t>
            </w:r>
          </w:p>
        </w:tc>
      </w:tr>
      <w:tr w:rsidR="00E77663" w:rsidRPr="00BC015B" w14:paraId="221A9F85" w14:textId="77777777" w:rsidTr="000E40FC">
        <w:tc>
          <w:tcPr>
            <w:tcW w:w="1810" w:type="dxa"/>
          </w:tcPr>
          <w:p w14:paraId="4EFB089E" w14:textId="77777777" w:rsidR="00E77663" w:rsidRPr="00BC015B" w:rsidRDefault="00E77663">
            <w:pPr>
              <w:pStyle w:val="BodyText"/>
              <w:jc w:val="center"/>
              <w:rPr>
                <w:rFonts w:ascii="Times New Roman" w:hAnsi="Times New Roman" w:cs="Times New Roman"/>
                <w:sz w:val="24"/>
                <w:szCs w:val="24"/>
                <w:rPrChange w:id="158" w:author="Usman Sohail" w:date="2020-05-22T04:34:00Z">
                  <w:rPr>
                    <w:rFonts w:ascii="Times New Roman" w:hAnsi="Times New Roman" w:cs="Times New Roman"/>
                  </w:rPr>
                </w:rPrChange>
              </w:rPr>
              <w:pPrChange w:id="159" w:author="Usman Sohail" w:date="2020-05-22T04:35:00Z">
                <w:pPr>
                  <w:pStyle w:val="BodyText"/>
                </w:pPr>
              </w:pPrChange>
            </w:pPr>
            <w:r w:rsidRPr="00BC015B">
              <w:rPr>
                <w:rFonts w:ascii="Times New Roman" w:hAnsi="Times New Roman" w:cs="Times New Roman"/>
                <w:sz w:val="24"/>
                <w:szCs w:val="24"/>
                <w:rPrChange w:id="160" w:author="Usman Sohail" w:date="2020-05-22T04:34:00Z">
                  <w:rPr>
                    <w:rFonts w:ascii="Times New Roman" w:hAnsi="Times New Roman" w:cs="Times New Roman"/>
                  </w:rPr>
                </w:rPrChange>
              </w:rPr>
              <w:t>Accuracy</w:t>
            </w:r>
          </w:p>
        </w:tc>
        <w:tc>
          <w:tcPr>
            <w:tcW w:w="2007" w:type="dxa"/>
          </w:tcPr>
          <w:p w14:paraId="0F868665" w14:textId="77777777" w:rsidR="00E77663" w:rsidRPr="00BC015B" w:rsidRDefault="00E77663">
            <w:pPr>
              <w:pStyle w:val="BodyText"/>
              <w:jc w:val="center"/>
              <w:rPr>
                <w:rFonts w:ascii="Times New Roman" w:hAnsi="Times New Roman" w:cs="Times New Roman"/>
                <w:sz w:val="24"/>
                <w:szCs w:val="24"/>
                <w:rPrChange w:id="161" w:author="Usman Sohail" w:date="2020-05-22T04:34:00Z">
                  <w:rPr>
                    <w:rFonts w:ascii="Times New Roman" w:hAnsi="Times New Roman" w:cs="Times New Roman"/>
                  </w:rPr>
                </w:rPrChange>
              </w:rPr>
              <w:pPrChange w:id="162" w:author="Usman Sohail" w:date="2020-05-22T04:35:00Z">
                <w:pPr>
                  <w:pStyle w:val="BodyText"/>
                </w:pPr>
              </w:pPrChange>
            </w:pPr>
          </w:p>
        </w:tc>
        <w:tc>
          <w:tcPr>
            <w:tcW w:w="1938" w:type="dxa"/>
          </w:tcPr>
          <w:p w14:paraId="36DE80DF" w14:textId="77777777" w:rsidR="00E77663" w:rsidRPr="00BC015B" w:rsidRDefault="00E77663">
            <w:pPr>
              <w:pStyle w:val="BodyText"/>
              <w:jc w:val="center"/>
              <w:rPr>
                <w:rFonts w:ascii="Times New Roman" w:hAnsi="Times New Roman" w:cs="Times New Roman"/>
                <w:sz w:val="24"/>
                <w:szCs w:val="24"/>
                <w:rPrChange w:id="163" w:author="Usman Sohail" w:date="2020-05-22T04:34:00Z">
                  <w:rPr>
                    <w:rFonts w:ascii="Times New Roman" w:hAnsi="Times New Roman" w:cs="Times New Roman"/>
                  </w:rPr>
                </w:rPrChange>
              </w:rPr>
              <w:pPrChange w:id="164" w:author="Usman Sohail" w:date="2020-05-22T04:35:00Z">
                <w:pPr>
                  <w:pStyle w:val="BodyText"/>
                </w:pPr>
              </w:pPrChange>
            </w:pPr>
          </w:p>
        </w:tc>
        <w:tc>
          <w:tcPr>
            <w:tcW w:w="1931" w:type="dxa"/>
          </w:tcPr>
          <w:p w14:paraId="1102BCFD" w14:textId="5B43B87C" w:rsidR="00E77663" w:rsidRPr="00BC015B" w:rsidRDefault="00E77663">
            <w:pPr>
              <w:pStyle w:val="BodyText"/>
              <w:jc w:val="center"/>
              <w:rPr>
                <w:rFonts w:ascii="Times New Roman" w:hAnsi="Times New Roman" w:cs="Times New Roman"/>
                <w:sz w:val="24"/>
                <w:szCs w:val="24"/>
                <w:rPrChange w:id="165" w:author="Usman Sohail" w:date="2020-05-22T04:34:00Z">
                  <w:rPr>
                    <w:rFonts w:ascii="Times New Roman" w:hAnsi="Times New Roman" w:cs="Times New Roman"/>
                  </w:rPr>
                </w:rPrChange>
              </w:rPr>
              <w:pPrChange w:id="166" w:author="Usman Sohail" w:date="2020-05-22T04:35:00Z">
                <w:pPr>
                  <w:pStyle w:val="BodyText"/>
                </w:pPr>
              </w:pPrChange>
            </w:pPr>
            <w:r w:rsidRPr="00BC015B">
              <w:rPr>
                <w:rFonts w:ascii="Times New Roman" w:hAnsi="Times New Roman" w:cs="Times New Roman"/>
                <w:sz w:val="24"/>
                <w:szCs w:val="24"/>
                <w:rPrChange w:id="167"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68" w:author="Usman Sohail" w:date="2020-05-22T04:34:00Z">
                  <w:rPr>
                    <w:rFonts w:ascii="Times New Roman" w:hAnsi="Times New Roman" w:cs="Times New Roman"/>
                  </w:rPr>
                </w:rPrChange>
              </w:rPr>
              <w:t>51</w:t>
            </w:r>
          </w:p>
        </w:tc>
        <w:tc>
          <w:tcPr>
            <w:tcW w:w="1814" w:type="dxa"/>
          </w:tcPr>
          <w:p w14:paraId="3118DE73" w14:textId="77777777" w:rsidR="00E77663" w:rsidRPr="00BC015B" w:rsidRDefault="00E77663">
            <w:pPr>
              <w:pStyle w:val="BodyText"/>
              <w:jc w:val="center"/>
              <w:rPr>
                <w:rFonts w:ascii="Times New Roman" w:hAnsi="Times New Roman" w:cs="Times New Roman"/>
                <w:sz w:val="24"/>
                <w:szCs w:val="24"/>
                <w:rPrChange w:id="169" w:author="Usman Sohail" w:date="2020-05-22T04:34:00Z">
                  <w:rPr>
                    <w:rFonts w:ascii="Times New Roman" w:hAnsi="Times New Roman" w:cs="Times New Roman"/>
                  </w:rPr>
                </w:rPrChange>
              </w:rPr>
              <w:pPrChange w:id="170" w:author="Usman Sohail" w:date="2020-05-22T04:35:00Z">
                <w:pPr>
                  <w:pStyle w:val="BodyText"/>
                </w:pPr>
              </w:pPrChange>
            </w:pPr>
            <w:r w:rsidRPr="00BC015B">
              <w:rPr>
                <w:rFonts w:ascii="Times New Roman" w:hAnsi="Times New Roman" w:cs="Times New Roman"/>
                <w:sz w:val="24"/>
                <w:szCs w:val="24"/>
                <w:rPrChange w:id="171" w:author="Usman Sohail" w:date="2020-05-22T04:34:00Z">
                  <w:rPr>
                    <w:rFonts w:ascii="Times New Roman" w:hAnsi="Times New Roman" w:cs="Times New Roman"/>
                  </w:rPr>
                </w:rPrChange>
              </w:rPr>
              <w:t>4046</w:t>
            </w:r>
          </w:p>
        </w:tc>
      </w:tr>
      <w:tr w:rsidR="00E77663" w:rsidRPr="00BC015B" w14:paraId="5528E129" w14:textId="77777777" w:rsidTr="000E40FC">
        <w:tc>
          <w:tcPr>
            <w:tcW w:w="1810" w:type="dxa"/>
          </w:tcPr>
          <w:p w14:paraId="72667E91" w14:textId="77777777" w:rsidR="00E77663" w:rsidRPr="00BC015B" w:rsidRDefault="00E77663">
            <w:pPr>
              <w:pStyle w:val="BodyText"/>
              <w:jc w:val="center"/>
              <w:rPr>
                <w:rFonts w:ascii="Times New Roman" w:hAnsi="Times New Roman" w:cs="Times New Roman"/>
                <w:sz w:val="24"/>
                <w:szCs w:val="24"/>
                <w:rPrChange w:id="172" w:author="Usman Sohail" w:date="2020-05-22T04:34:00Z">
                  <w:rPr>
                    <w:rFonts w:ascii="Times New Roman" w:hAnsi="Times New Roman" w:cs="Times New Roman"/>
                  </w:rPr>
                </w:rPrChange>
              </w:rPr>
              <w:pPrChange w:id="173" w:author="Usman Sohail" w:date="2020-05-22T04:35:00Z">
                <w:pPr>
                  <w:pStyle w:val="BodyText"/>
                </w:pPr>
              </w:pPrChange>
            </w:pPr>
            <w:r w:rsidRPr="00BC015B">
              <w:rPr>
                <w:rFonts w:ascii="Times New Roman" w:hAnsi="Times New Roman" w:cs="Times New Roman"/>
                <w:sz w:val="24"/>
                <w:szCs w:val="24"/>
                <w:rPrChange w:id="174" w:author="Usman Sohail" w:date="2020-05-22T04:34:00Z">
                  <w:rPr>
                    <w:rFonts w:ascii="Times New Roman" w:hAnsi="Times New Roman" w:cs="Times New Roman"/>
                  </w:rPr>
                </w:rPrChange>
              </w:rPr>
              <w:t>Macro Accuracy</w:t>
            </w:r>
          </w:p>
        </w:tc>
        <w:tc>
          <w:tcPr>
            <w:tcW w:w="2007" w:type="dxa"/>
          </w:tcPr>
          <w:p w14:paraId="611264EE" w14:textId="22656A34" w:rsidR="00E77663" w:rsidRPr="00BC015B" w:rsidRDefault="00E77663">
            <w:pPr>
              <w:pStyle w:val="BodyText"/>
              <w:jc w:val="center"/>
              <w:rPr>
                <w:rFonts w:ascii="Times New Roman" w:hAnsi="Times New Roman" w:cs="Times New Roman"/>
                <w:sz w:val="24"/>
                <w:szCs w:val="24"/>
                <w:rPrChange w:id="175" w:author="Usman Sohail" w:date="2020-05-22T04:34:00Z">
                  <w:rPr>
                    <w:rFonts w:ascii="Times New Roman" w:hAnsi="Times New Roman" w:cs="Times New Roman"/>
                  </w:rPr>
                </w:rPrChange>
              </w:rPr>
              <w:pPrChange w:id="176" w:author="Usman Sohail" w:date="2020-05-22T04:35:00Z">
                <w:pPr>
                  <w:pStyle w:val="BodyText"/>
                </w:pPr>
              </w:pPrChange>
            </w:pPr>
            <w:r w:rsidRPr="00BC015B">
              <w:rPr>
                <w:rFonts w:ascii="Times New Roman" w:hAnsi="Times New Roman" w:cs="Times New Roman"/>
                <w:sz w:val="24"/>
                <w:szCs w:val="24"/>
                <w:rPrChange w:id="177"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78" w:author="Usman Sohail" w:date="2020-05-22T04:34:00Z">
                  <w:rPr>
                    <w:rFonts w:ascii="Times New Roman" w:hAnsi="Times New Roman" w:cs="Times New Roman"/>
                  </w:rPr>
                </w:rPrChange>
              </w:rPr>
              <w:t>58</w:t>
            </w:r>
          </w:p>
        </w:tc>
        <w:tc>
          <w:tcPr>
            <w:tcW w:w="1938" w:type="dxa"/>
          </w:tcPr>
          <w:p w14:paraId="19B6D9CD" w14:textId="25C9617F" w:rsidR="00E77663" w:rsidRPr="00BC015B" w:rsidRDefault="00E77663">
            <w:pPr>
              <w:pStyle w:val="BodyText"/>
              <w:jc w:val="center"/>
              <w:rPr>
                <w:rFonts w:ascii="Times New Roman" w:hAnsi="Times New Roman" w:cs="Times New Roman"/>
                <w:sz w:val="24"/>
                <w:szCs w:val="24"/>
                <w:rPrChange w:id="179" w:author="Usman Sohail" w:date="2020-05-22T04:34:00Z">
                  <w:rPr>
                    <w:rFonts w:ascii="Times New Roman" w:hAnsi="Times New Roman" w:cs="Times New Roman"/>
                  </w:rPr>
                </w:rPrChange>
              </w:rPr>
              <w:pPrChange w:id="180" w:author="Usman Sohail" w:date="2020-05-22T04:35:00Z">
                <w:pPr>
                  <w:pStyle w:val="BodyText"/>
                </w:pPr>
              </w:pPrChange>
            </w:pPr>
            <w:r w:rsidRPr="00BC015B">
              <w:rPr>
                <w:rFonts w:ascii="Times New Roman" w:hAnsi="Times New Roman" w:cs="Times New Roman"/>
                <w:sz w:val="24"/>
                <w:szCs w:val="24"/>
                <w:rPrChange w:id="181"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82" w:author="Usman Sohail" w:date="2020-05-22T04:34:00Z">
                  <w:rPr>
                    <w:rFonts w:ascii="Times New Roman" w:hAnsi="Times New Roman" w:cs="Times New Roman"/>
                  </w:rPr>
                </w:rPrChange>
              </w:rPr>
              <w:t>42</w:t>
            </w:r>
          </w:p>
        </w:tc>
        <w:tc>
          <w:tcPr>
            <w:tcW w:w="1931" w:type="dxa"/>
          </w:tcPr>
          <w:p w14:paraId="16CE5110" w14:textId="3DAAD413" w:rsidR="00E77663" w:rsidRPr="00BC015B" w:rsidRDefault="00E77663">
            <w:pPr>
              <w:pStyle w:val="BodyText"/>
              <w:jc w:val="center"/>
              <w:rPr>
                <w:rFonts w:ascii="Times New Roman" w:hAnsi="Times New Roman" w:cs="Times New Roman"/>
                <w:sz w:val="24"/>
                <w:szCs w:val="24"/>
                <w:rPrChange w:id="183" w:author="Usman Sohail" w:date="2020-05-22T04:34:00Z">
                  <w:rPr>
                    <w:rFonts w:ascii="Times New Roman" w:hAnsi="Times New Roman" w:cs="Times New Roman"/>
                  </w:rPr>
                </w:rPrChange>
              </w:rPr>
              <w:pPrChange w:id="184" w:author="Usman Sohail" w:date="2020-05-22T04:35:00Z">
                <w:pPr>
                  <w:pStyle w:val="BodyText"/>
                </w:pPr>
              </w:pPrChange>
            </w:pPr>
            <w:r w:rsidRPr="00BC015B">
              <w:rPr>
                <w:rFonts w:ascii="Times New Roman" w:hAnsi="Times New Roman" w:cs="Times New Roman"/>
                <w:sz w:val="24"/>
                <w:szCs w:val="24"/>
                <w:rPrChange w:id="185"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86" w:author="Usman Sohail" w:date="2020-05-22T04:34:00Z">
                  <w:rPr>
                    <w:rFonts w:ascii="Times New Roman" w:hAnsi="Times New Roman" w:cs="Times New Roman"/>
                  </w:rPr>
                </w:rPrChange>
              </w:rPr>
              <w:t>38</w:t>
            </w:r>
          </w:p>
        </w:tc>
        <w:tc>
          <w:tcPr>
            <w:tcW w:w="1814" w:type="dxa"/>
          </w:tcPr>
          <w:p w14:paraId="04088026" w14:textId="77777777" w:rsidR="00E77663" w:rsidRPr="00BC015B" w:rsidRDefault="00E77663">
            <w:pPr>
              <w:pStyle w:val="BodyText"/>
              <w:jc w:val="center"/>
              <w:rPr>
                <w:rFonts w:ascii="Times New Roman" w:hAnsi="Times New Roman" w:cs="Times New Roman"/>
                <w:sz w:val="24"/>
                <w:szCs w:val="24"/>
                <w:rPrChange w:id="187" w:author="Usman Sohail" w:date="2020-05-22T04:34:00Z">
                  <w:rPr>
                    <w:rFonts w:ascii="Times New Roman" w:hAnsi="Times New Roman" w:cs="Times New Roman"/>
                  </w:rPr>
                </w:rPrChange>
              </w:rPr>
              <w:pPrChange w:id="188" w:author="Usman Sohail" w:date="2020-05-22T04:35:00Z">
                <w:pPr>
                  <w:pStyle w:val="BodyText"/>
                </w:pPr>
              </w:pPrChange>
            </w:pPr>
            <w:r w:rsidRPr="00BC015B">
              <w:rPr>
                <w:rFonts w:ascii="Times New Roman" w:hAnsi="Times New Roman" w:cs="Times New Roman"/>
                <w:sz w:val="24"/>
                <w:szCs w:val="24"/>
                <w:rPrChange w:id="189" w:author="Usman Sohail" w:date="2020-05-22T04:34:00Z">
                  <w:rPr>
                    <w:rFonts w:ascii="Times New Roman" w:hAnsi="Times New Roman" w:cs="Times New Roman"/>
                  </w:rPr>
                </w:rPrChange>
              </w:rPr>
              <w:t>4046</w:t>
            </w:r>
          </w:p>
        </w:tc>
      </w:tr>
      <w:tr w:rsidR="00E77663" w:rsidRPr="00BC015B" w14:paraId="440EA3C8" w14:textId="77777777" w:rsidTr="000E40FC">
        <w:tc>
          <w:tcPr>
            <w:tcW w:w="1810" w:type="dxa"/>
          </w:tcPr>
          <w:p w14:paraId="1C52B3F2" w14:textId="77777777" w:rsidR="00E77663" w:rsidRPr="00BC015B" w:rsidRDefault="00E77663">
            <w:pPr>
              <w:pStyle w:val="BodyText"/>
              <w:jc w:val="center"/>
              <w:rPr>
                <w:rFonts w:ascii="Times New Roman" w:hAnsi="Times New Roman" w:cs="Times New Roman"/>
                <w:sz w:val="24"/>
                <w:szCs w:val="24"/>
                <w:rPrChange w:id="190" w:author="Usman Sohail" w:date="2020-05-22T04:34:00Z">
                  <w:rPr>
                    <w:rFonts w:ascii="Times New Roman" w:hAnsi="Times New Roman" w:cs="Times New Roman"/>
                  </w:rPr>
                </w:rPrChange>
              </w:rPr>
              <w:pPrChange w:id="191" w:author="Usman Sohail" w:date="2020-05-22T04:35:00Z">
                <w:pPr>
                  <w:pStyle w:val="BodyText"/>
                </w:pPr>
              </w:pPrChange>
            </w:pPr>
            <w:r w:rsidRPr="00BC015B">
              <w:rPr>
                <w:rFonts w:ascii="Times New Roman" w:hAnsi="Times New Roman" w:cs="Times New Roman"/>
                <w:sz w:val="24"/>
                <w:szCs w:val="24"/>
                <w:rPrChange w:id="192" w:author="Usman Sohail" w:date="2020-05-22T04:34:00Z">
                  <w:rPr>
                    <w:rFonts w:ascii="Times New Roman" w:hAnsi="Times New Roman" w:cs="Times New Roman"/>
                  </w:rPr>
                </w:rPrChange>
              </w:rPr>
              <w:t>Weighted Accuracy</w:t>
            </w:r>
          </w:p>
        </w:tc>
        <w:tc>
          <w:tcPr>
            <w:tcW w:w="2007" w:type="dxa"/>
          </w:tcPr>
          <w:p w14:paraId="2BCDFA6C" w14:textId="7FBA2EDD" w:rsidR="00E77663" w:rsidRPr="00BC015B" w:rsidRDefault="00E77663">
            <w:pPr>
              <w:pStyle w:val="BodyText"/>
              <w:jc w:val="center"/>
              <w:rPr>
                <w:rFonts w:ascii="Times New Roman" w:hAnsi="Times New Roman" w:cs="Times New Roman"/>
                <w:sz w:val="24"/>
                <w:szCs w:val="24"/>
                <w:rPrChange w:id="193" w:author="Usman Sohail" w:date="2020-05-22T04:34:00Z">
                  <w:rPr>
                    <w:rFonts w:ascii="Times New Roman" w:hAnsi="Times New Roman" w:cs="Times New Roman"/>
                  </w:rPr>
                </w:rPrChange>
              </w:rPr>
              <w:pPrChange w:id="194" w:author="Usman Sohail" w:date="2020-05-22T04:35:00Z">
                <w:pPr>
                  <w:pStyle w:val="BodyText"/>
                </w:pPr>
              </w:pPrChange>
            </w:pPr>
            <w:r w:rsidRPr="00BC015B">
              <w:rPr>
                <w:rFonts w:ascii="Times New Roman" w:hAnsi="Times New Roman" w:cs="Times New Roman"/>
                <w:sz w:val="24"/>
                <w:szCs w:val="24"/>
                <w:rPrChange w:id="195"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196" w:author="Usman Sohail" w:date="2020-05-22T04:34:00Z">
                  <w:rPr>
                    <w:rFonts w:ascii="Times New Roman" w:hAnsi="Times New Roman" w:cs="Times New Roman"/>
                  </w:rPr>
                </w:rPrChange>
              </w:rPr>
              <w:t>57</w:t>
            </w:r>
          </w:p>
        </w:tc>
        <w:tc>
          <w:tcPr>
            <w:tcW w:w="1938" w:type="dxa"/>
          </w:tcPr>
          <w:p w14:paraId="180CBADB" w14:textId="5AB3E674" w:rsidR="00E77663" w:rsidRPr="00BC015B" w:rsidRDefault="00E77663">
            <w:pPr>
              <w:pStyle w:val="BodyText"/>
              <w:jc w:val="center"/>
              <w:rPr>
                <w:rFonts w:ascii="Times New Roman" w:hAnsi="Times New Roman" w:cs="Times New Roman"/>
                <w:sz w:val="24"/>
                <w:szCs w:val="24"/>
                <w:rPrChange w:id="197" w:author="Usman Sohail" w:date="2020-05-22T04:34:00Z">
                  <w:rPr>
                    <w:rFonts w:ascii="Times New Roman" w:hAnsi="Times New Roman" w:cs="Times New Roman"/>
                  </w:rPr>
                </w:rPrChange>
              </w:rPr>
              <w:pPrChange w:id="198" w:author="Usman Sohail" w:date="2020-05-22T04:35:00Z">
                <w:pPr>
                  <w:pStyle w:val="BodyText"/>
                </w:pPr>
              </w:pPrChange>
            </w:pPr>
            <w:r w:rsidRPr="00BC015B">
              <w:rPr>
                <w:rFonts w:ascii="Times New Roman" w:hAnsi="Times New Roman" w:cs="Times New Roman"/>
                <w:sz w:val="24"/>
                <w:szCs w:val="24"/>
                <w:rPrChange w:id="199"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200" w:author="Usman Sohail" w:date="2020-05-22T04:34:00Z">
                  <w:rPr>
                    <w:rFonts w:ascii="Times New Roman" w:hAnsi="Times New Roman" w:cs="Times New Roman"/>
                  </w:rPr>
                </w:rPrChange>
              </w:rPr>
              <w:t>51</w:t>
            </w:r>
          </w:p>
        </w:tc>
        <w:tc>
          <w:tcPr>
            <w:tcW w:w="1931" w:type="dxa"/>
          </w:tcPr>
          <w:p w14:paraId="3B69312F" w14:textId="622AAF45" w:rsidR="00E77663" w:rsidRPr="00BC015B" w:rsidRDefault="00E77663">
            <w:pPr>
              <w:pStyle w:val="BodyText"/>
              <w:jc w:val="center"/>
              <w:rPr>
                <w:rFonts w:ascii="Times New Roman" w:hAnsi="Times New Roman" w:cs="Times New Roman"/>
                <w:sz w:val="24"/>
                <w:szCs w:val="24"/>
                <w:rPrChange w:id="201" w:author="Usman Sohail" w:date="2020-05-22T04:34:00Z">
                  <w:rPr>
                    <w:rFonts w:ascii="Times New Roman" w:hAnsi="Times New Roman" w:cs="Times New Roman"/>
                  </w:rPr>
                </w:rPrChange>
              </w:rPr>
              <w:pPrChange w:id="202" w:author="Usman Sohail" w:date="2020-05-22T04:35:00Z">
                <w:pPr>
                  <w:pStyle w:val="BodyText"/>
                </w:pPr>
              </w:pPrChange>
            </w:pPr>
            <w:r w:rsidRPr="00BC015B">
              <w:rPr>
                <w:rFonts w:ascii="Times New Roman" w:hAnsi="Times New Roman" w:cs="Times New Roman"/>
                <w:sz w:val="24"/>
                <w:szCs w:val="24"/>
                <w:rPrChange w:id="203" w:author="Usman Sohail" w:date="2020-05-22T04:34:00Z">
                  <w:rPr>
                    <w:rFonts w:ascii="Times New Roman" w:hAnsi="Times New Roman" w:cs="Times New Roman"/>
                  </w:rPr>
                </w:rPrChange>
              </w:rPr>
              <w:t>0.</w:t>
            </w:r>
            <w:r w:rsidR="00533587" w:rsidRPr="00BC015B">
              <w:rPr>
                <w:rFonts w:ascii="Times New Roman" w:hAnsi="Times New Roman" w:cs="Times New Roman"/>
                <w:sz w:val="24"/>
                <w:szCs w:val="24"/>
                <w:rPrChange w:id="204" w:author="Usman Sohail" w:date="2020-05-22T04:34:00Z">
                  <w:rPr>
                    <w:rFonts w:ascii="Times New Roman" w:hAnsi="Times New Roman" w:cs="Times New Roman"/>
                  </w:rPr>
                </w:rPrChange>
              </w:rPr>
              <w:t>43</w:t>
            </w:r>
          </w:p>
        </w:tc>
        <w:tc>
          <w:tcPr>
            <w:tcW w:w="1814" w:type="dxa"/>
          </w:tcPr>
          <w:p w14:paraId="4D90B8CE" w14:textId="77777777" w:rsidR="00E77663" w:rsidRPr="00BC015B" w:rsidRDefault="00E77663">
            <w:pPr>
              <w:pStyle w:val="BodyText"/>
              <w:jc w:val="center"/>
              <w:rPr>
                <w:rFonts w:ascii="Times New Roman" w:hAnsi="Times New Roman" w:cs="Times New Roman"/>
                <w:sz w:val="24"/>
                <w:szCs w:val="24"/>
                <w:rPrChange w:id="205" w:author="Usman Sohail" w:date="2020-05-22T04:34:00Z">
                  <w:rPr>
                    <w:rFonts w:ascii="Times New Roman" w:hAnsi="Times New Roman" w:cs="Times New Roman"/>
                  </w:rPr>
                </w:rPrChange>
              </w:rPr>
              <w:pPrChange w:id="206" w:author="Usman Sohail" w:date="2020-05-22T04:35:00Z">
                <w:pPr>
                  <w:pStyle w:val="BodyText"/>
                </w:pPr>
              </w:pPrChange>
            </w:pPr>
            <w:r w:rsidRPr="00BC015B">
              <w:rPr>
                <w:rFonts w:ascii="Times New Roman" w:hAnsi="Times New Roman" w:cs="Times New Roman"/>
                <w:sz w:val="24"/>
                <w:szCs w:val="24"/>
                <w:rPrChange w:id="207" w:author="Usman Sohail" w:date="2020-05-22T04:34:00Z">
                  <w:rPr>
                    <w:rFonts w:ascii="Times New Roman" w:hAnsi="Times New Roman" w:cs="Times New Roman"/>
                  </w:rPr>
                </w:rPrChange>
              </w:rPr>
              <w:t>4046</w:t>
            </w:r>
          </w:p>
        </w:tc>
      </w:tr>
    </w:tbl>
    <w:p w14:paraId="28565D3D" w14:textId="7219E868" w:rsidR="00B54855" w:rsidDel="00B6073D" w:rsidRDefault="00B54855">
      <w:pPr>
        <w:pStyle w:val="Heading2"/>
        <w:tabs>
          <w:tab w:val="left" w:pos="732"/>
          <w:tab w:val="left" w:pos="733"/>
        </w:tabs>
        <w:ind w:left="0" w:firstLine="0"/>
        <w:rPr>
          <w:del w:id="208" w:author="Usman Sohail" w:date="2020-05-22T04:39:00Z"/>
          <w:rFonts w:ascii="Times New Roman" w:hAnsi="Times New Roman" w:cs="Times New Roman"/>
          <w:sz w:val="18"/>
        </w:rPr>
      </w:pPr>
    </w:p>
    <w:p w14:paraId="66F5BF30" w14:textId="463B96D0" w:rsidR="00B6073D" w:rsidRDefault="00B6073D">
      <w:pPr>
        <w:pStyle w:val="Heading2"/>
        <w:tabs>
          <w:tab w:val="left" w:pos="732"/>
          <w:tab w:val="left" w:pos="733"/>
        </w:tabs>
        <w:ind w:left="0" w:firstLine="0"/>
        <w:rPr>
          <w:ins w:id="209" w:author="Usman Sohail" w:date="2020-05-22T04:40:00Z"/>
          <w:rFonts w:ascii="Times New Roman" w:hAnsi="Times New Roman" w:cs="Times New Roman"/>
        </w:rPr>
      </w:pPr>
    </w:p>
    <w:p w14:paraId="6328D8AC" w14:textId="7B2F972F" w:rsidR="000E40FC" w:rsidRPr="00B6073D" w:rsidDel="00B6073D" w:rsidRDefault="00B6073D">
      <w:pPr>
        <w:pStyle w:val="BodyText"/>
        <w:spacing w:before="10"/>
        <w:ind w:left="360"/>
        <w:rPr>
          <w:del w:id="210" w:author="Usman Sohail" w:date="2020-05-22T04:39:00Z"/>
          <w:rFonts w:ascii="Times New Roman" w:hAnsi="Times New Roman" w:cs="Times New Roman"/>
          <w:sz w:val="24"/>
          <w:szCs w:val="36"/>
          <w:rPrChange w:id="211" w:author="Usman Sohail" w:date="2020-05-22T04:40:00Z">
            <w:rPr>
              <w:del w:id="212" w:author="Usman Sohail" w:date="2020-05-22T04:39:00Z"/>
              <w:rFonts w:ascii="Times New Roman" w:hAnsi="Times New Roman" w:cs="Times New Roman"/>
              <w:sz w:val="18"/>
            </w:rPr>
          </w:rPrChange>
        </w:rPr>
        <w:pPrChange w:id="213" w:author="Usman Sohail" w:date="2020-05-22T04:40:00Z">
          <w:pPr>
            <w:pStyle w:val="BodyText"/>
            <w:spacing w:before="10"/>
          </w:pPr>
        </w:pPrChange>
      </w:pPr>
      <w:ins w:id="214" w:author="Usman Sohail" w:date="2020-05-22T04:40:00Z">
        <w:r>
          <w:rPr>
            <w:rFonts w:ascii="Times New Roman" w:hAnsi="Times New Roman" w:cs="Times New Roman"/>
            <w:szCs w:val="36"/>
          </w:rPr>
          <w:t xml:space="preserve">6.7       </w:t>
        </w:r>
      </w:ins>
    </w:p>
    <w:p w14:paraId="068E4DE1" w14:textId="5E19D68C" w:rsidR="000E40FC" w:rsidRPr="00963407" w:rsidRDefault="000E40FC">
      <w:pPr>
        <w:pStyle w:val="Heading2"/>
        <w:tabs>
          <w:tab w:val="left" w:pos="732"/>
          <w:tab w:val="left" w:pos="733"/>
        </w:tabs>
        <w:ind w:left="360" w:firstLine="0"/>
        <w:rPr>
          <w:rFonts w:ascii="Times New Roman" w:hAnsi="Times New Roman" w:cs="Times New Roman"/>
        </w:rPr>
        <w:pPrChange w:id="215" w:author="Usman Sohail" w:date="2020-05-22T04:40:00Z">
          <w:pPr>
            <w:pStyle w:val="Heading2"/>
            <w:numPr>
              <w:ilvl w:val="1"/>
              <w:numId w:val="16"/>
            </w:numPr>
            <w:tabs>
              <w:tab w:val="left" w:pos="732"/>
              <w:tab w:val="left" w:pos="733"/>
            </w:tabs>
            <w:ind w:left="450" w:hanging="360"/>
          </w:pPr>
        </w:pPrChange>
      </w:pPr>
      <w:r w:rsidRPr="00963407">
        <w:rPr>
          <w:rFonts w:ascii="Times New Roman" w:hAnsi="Times New Roman" w:cs="Times New Roman"/>
        </w:rPr>
        <w:t>Ensemble Classifier:</w:t>
      </w:r>
    </w:p>
    <w:p w14:paraId="1C4E6B7C" w14:textId="01CCAAD3" w:rsidR="000E40FC" w:rsidRDefault="000E40FC" w:rsidP="000E40FC">
      <w:pPr>
        <w:pStyle w:val="BodyText"/>
        <w:ind w:left="90"/>
        <w:rPr>
          <w:ins w:id="216" w:author="Usman Sohail" w:date="2020-05-22T04:40:00Z"/>
          <w:rFonts w:ascii="Times New Roman" w:hAnsi="Times New Roman" w:cs="Times New Roman"/>
          <w:sz w:val="24"/>
          <w:szCs w:val="24"/>
        </w:rPr>
      </w:pPr>
      <w:r w:rsidRPr="007F78E8">
        <w:rPr>
          <w:rFonts w:ascii="Times New Roman" w:hAnsi="Times New Roman" w:cs="Times New Roman"/>
          <w:sz w:val="24"/>
          <w:szCs w:val="24"/>
          <w:rPrChange w:id="217" w:author="Usman Sohail" w:date="2020-05-22T04:36:00Z">
            <w:rPr>
              <w:rFonts w:ascii="Times New Roman" w:hAnsi="Times New Roman" w:cs="Times New Roman"/>
            </w:rPr>
          </w:rPrChange>
        </w:rPr>
        <w:t>We obtained the following accuracy on training and testing data as shown in the table below:</w:t>
      </w:r>
    </w:p>
    <w:p w14:paraId="23C224EA" w14:textId="77777777" w:rsidR="00D73824" w:rsidRPr="007F78E8" w:rsidRDefault="00D73824" w:rsidP="000E40FC">
      <w:pPr>
        <w:pStyle w:val="BodyText"/>
        <w:ind w:left="90"/>
        <w:rPr>
          <w:rFonts w:ascii="Times New Roman" w:hAnsi="Times New Roman" w:cs="Times New Roman"/>
          <w:sz w:val="24"/>
          <w:szCs w:val="24"/>
          <w:rPrChange w:id="218" w:author="Usman Sohail" w:date="2020-05-22T04:36: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219" w:author="Usman Sohail" w:date="2020-05-22T05:23:00Z">
          <w:tblPr>
            <w:tblStyle w:val="TableGrid"/>
            <w:tblW w:w="0" w:type="auto"/>
            <w:tblInd w:w="90" w:type="dxa"/>
            <w:tblLook w:val="04A0" w:firstRow="1" w:lastRow="0" w:firstColumn="1" w:lastColumn="0" w:noHBand="0" w:noVBand="1"/>
          </w:tblPr>
        </w:tblPrChange>
      </w:tblPr>
      <w:tblGrid>
        <w:gridCol w:w="3568"/>
        <w:gridCol w:w="3236"/>
        <w:tblGridChange w:id="220">
          <w:tblGrid>
            <w:gridCol w:w="4749"/>
            <w:gridCol w:w="4751"/>
          </w:tblGrid>
        </w:tblGridChange>
      </w:tblGrid>
      <w:tr w:rsidR="000E40FC" w:rsidRPr="007F78E8" w14:paraId="0F3F8C59" w14:textId="77777777" w:rsidTr="00A91E5A">
        <w:tc>
          <w:tcPr>
            <w:tcW w:w="3568" w:type="dxa"/>
            <w:tcPrChange w:id="221" w:author="Usman Sohail" w:date="2020-05-22T05:23:00Z">
              <w:tcPr>
                <w:tcW w:w="4795" w:type="dxa"/>
              </w:tcPr>
            </w:tcPrChange>
          </w:tcPr>
          <w:p w14:paraId="077E371D" w14:textId="77777777" w:rsidR="000E40FC" w:rsidRPr="007F78E8" w:rsidRDefault="000E40FC">
            <w:pPr>
              <w:pStyle w:val="BodyText"/>
              <w:jc w:val="center"/>
              <w:rPr>
                <w:rFonts w:ascii="Times New Roman" w:hAnsi="Times New Roman" w:cs="Times New Roman"/>
                <w:sz w:val="24"/>
                <w:szCs w:val="24"/>
                <w:rPrChange w:id="222" w:author="Usman Sohail" w:date="2020-05-22T04:36:00Z">
                  <w:rPr>
                    <w:rFonts w:ascii="Times New Roman" w:hAnsi="Times New Roman" w:cs="Times New Roman"/>
                  </w:rPr>
                </w:rPrChange>
              </w:rPr>
              <w:pPrChange w:id="223" w:author="Usman Sohail" w:date="2020-05-22T04:36:00Z">
                <w:pPr>
                  <w:pStyle w:val="BodyText"/>
                </w:pPr>
              </w:pPrChange>
            </w:pPr>
            <w:r w:rsidRPr="007F78E8">
              <w:rPr>
                <w:rFonts w:ascii="Times New Roman" w:hAnsi="Times New Roman" w:cs="Times New Roman"/>
                <w:sz w:val="24"/>
                <w:szCs w:val="24"/>
                <w:rPrChange w:id="224" w:author="Usman Sohail" w:date="2020-05-22T04:36:00Z">
                  <w:rPr>
                    <w:rFonts w:ascii="Times New Roman" w:hAnsi="Times New Roman" w:cs="Times New Roman"/>
                  </w:rPr>
                </w:rPrChange>
              </w:rPr>
              <w:t>Data</w:t>
            </w:r>
          </w:p>
        </w:tc>
        <w:tc>
          <w:tcPr>
            <w:tcW w:w="3236" w:type="dxa"/>
            <w:tcPrChange w:id="225" w:author="Usman Sohail" w:date="2020-05-22T05:23:00Z">
              <w:tcPr>
                <w:tcW w:w="4795" w:type="dxa"/>
              </w:tcPr>
            </w:tcPrChange>
          </w:tcPr>
          <w:p w14:paraId="1014F674" w14:textId="77777777" w:rsidR="000E40FC" w:rsidRPr="007F78E8" w:rsidRDefault="000E40FC">
            <w:pPr>
              <w:pStyle w:val="BodyText"/>
              <w:jc w:val="center"/>
              <w:rPr>
                <w:rFonts w:ascii="Times New Roman" w:hAnsi="Times New Roman" w:cs="Times New Roman"/>
                <w:sz w:val="24"/>
                <w:szCs w:val="24"/>
                <w:rPrChange w:id="226" w:author="Usman Sohail" w:date="2020-05-22T04:36:00Z">
                  <w:rPr>
                    <w:rFonts w:ascii="Times New Roman" w:hAnsi="Times New Roman" w:cs="Times New Roman"/>
                  </w:rPr>
                </w:rPrChange>
              </w:rPr>
              <w:pPrChange w:id="227" w:author="Usman Sohail" w:date="2020-05-22T04:36:00Z">
                <w:pPr>
                  <w:pStyle w:val="BodyText"/>
                </w:pPr>
              </w:pPrChange>
            </w:pPr>
            <w:r w:rsidRPr="007F78E8">
              <w:rPr>
                <w:rFonts w:ascii="Times New Roman" w:hAnsi="Times New Roman" w:cs="Times New Roman"/>
                <w:sz w:val="24"/>
                <w:szCs w:val="24"/>
                <w:rPrChange w:id="228" w:author="Usman Sohail" w:date="2020-05-22T04:36:00Z">
                  <w:rPr>
                    <w:rFonts w:ascii="Times New Roman" w:hAnsi="Times New Roman" w:cs="Times New Roman"/>
                  </w:rPr>
                </w:rPrChange>
              </w:rPr>
              <w:t>Mean Accuracy</w:t>
            </w:r>
          </w:p>
        </w:tc>
      </w:tr>
      <w:tr w:rsidR="000E40FC" w:rsidRPr="007F78E8" w14:paraId="2857509A" w14:textId="77777777" w:rsidTr="00A91E5A">
        <w:tc>
          <w:tcPr>
            <w:tcW w:w="3568" w:type="dxa"/>
            <w:tcPrChange w:id="229" w:author="Usman Sohail" w:date="2020-05-22T05:23:00Z">
              <w:tcPr>
                <w:tcW w:w="4795" w:type="dxa"/>
              </w:tcPr>
            </w:tcPrChange>
          </w:tcPr>
          <w:p w14:paraId="13F7DB65" w14:textId="77777777" w:rsidR="000E40FC" w:rsidRPr="007F78E8" w:rsidRDefault="000E40FC">
            <w:pPr>
              <w:pStyle w:val="BodyText"/>
              <w:jc w:val="center"/>
              <w:rPr>
                <w:rFonts w:ascii="Times New Roman" w:hAnsi="Times New Roman" w:cs="Times New Roman"/>
                <w:sz w:val="24"/>
                <w:szCs w:val="24"/>
                <w:rPrChange w:id="230" w:author="Usman Sohail" w:date="2020-05-22T04:36:00Z">
                  <w:rPr>
                    <w:rFonts w:ascii="Times New Roman" w:hAnsi="Times New Roman" w:cs="Times New Roman"/>
                  </w:rPr>
                </w:rPrChange>
              </w:rPr>
              <w:pPrChange w:id="231" w:author="Usman Sohail" w:date="2020-05-22T04:36:00Z">
                <w:pPr>
                  <w:pStyle w:val="BodyText"/>
                </w:pPr>
              </w:pPrChange>
            </w:pPr>
            <w:r w:rsidRPr="007F78E8">
              <w:rPr>
                <w:rFonts w:ascii="Times New Roman" w:hAnsi="Times New Roman" w:cs="Times New Roman"/>
                <w:sz w:val="24"/>
                <w:szCs w:val="24"/>
                <w:rPrChange w:id="232" w:author="Usman Sohail" w:date="2020-05-22T04:36:00Z">
                  <w:rPr>
                    <w:rFonts w:ascii="Times New Roman" w:hAnsi="Times New Roman" w:cs="Times New Roman"/>
                  </w:rPr>
                </w:rPrChange>
              </w:rPr>
              <w:t>Training Data</w:t>
            </w:r>
          </w:p>
        </w:tc>
        <w:tc>
          <w:tcPr>
            <w:tcW w:w="3236" w:type="dxa"/>
            <w:tcPrChange w:id="233" w:author="Usman Sohail" w:date="2020-05-22T05:23:00Z">
              <w:tcPr>
                <w:tcW w:w="4795" w:type="dxa"/>
              </w:tcPr>
            </w:tcPrChange>
          </w:tcPr>
          <w:p w14:paraId="26A879D9" w14:textId="1DA3ACE1" w:rsidR="000E40FC" w:rsidRPr="007F78E8" w:rsidRDefault="00057AA5">
            <w:pPr>
              <w:pStyle w:val="BodyText"/>
              <w:jc w:val="center"/>
              <w:rPr>
                <w:rFonts w:ascii="Times New Roman" w:hAnsi="Times New Roman" w:cs="Times New Roman"/>
                <w:sz w:val="24"/>
                <w:szCs w:val="24"/>
                <w:rPrChange w:id="234" w:author="Usman Sohail" w:date="2020-05-22T04:36:00Z">
                  <w:rPr>
                    <w:rFonts w:ascii="Times New Roman" w:hAnsi="Times New Roman" w:cs="Times New Roman"/>
                  </w:rPr>
                </w:rPrChange>
              </w:rPr>
              <w:pPrChange w:id="235" w:author="Usman Sohail" w:date="2020-05-22T04:36:00Z">
                <w:pPr>
                  <w:pStyle w:val="BodyText"/>
                </w:pPr>
              </w:pPrChange>
            </w:pPr>
            <w:r w:rsidRPr="007F78E8">
              <w:rPr>
                <w:rFonts w:ascii="Times New Roman" w:hAnsi="Times New Roman" w:cs="Times New Roman"/>
                <w:sz w:val="24"/>
                <w:szCs w:val="24"/>
                <w:rPrChange w:id="236" w:author="Usman Sohail" w:date="2020-05-22T04:36:00Z">
                  <w:rPr>
                    <w:rFonts w:ascii="Times New Roman" w:hAnsi="Times New Roman" w:cs="Times New Roman"/>
                  </w:rPr>
                </w:rPrChange>
              </w:rPr>
              <w:t>98.96</w:t>
            </w:r>
          </w:p>
        </w:tc>
      </w:tr>
      <w:tr w:rsidR="000E40FC" w:rsidRPr="007F78E8" w14:paraId="58CB65A5" w14:textId="77777777" w:rsidTr="00A91E5A">
        <w:tc>
          <w:tcPr>
            <w:tcW w:w="3568" w:type="dxa"/>
            <w:tcPrChange w:id="237" w:author="Usman Sohail" w:date="2020-05-22T05:23:00Z">
              <w:tcPr>
                <w:tcW w:w="4795" w:type="dxa"/>
              </w:tcPr>
            </w:tcPrChange>
          </w:tcPr>
          <w:p w14:paraId="38BBE476" w14:textId="77777777" w:rsidR="000E40FC" w:rsidRPr="007F78E8" w:rsidRDefault="000E40FC">
            <w:pPr>
              <w:pStyle w:val="BodyText"/>
              <w:jc w:val="center"/>
              <w:rPr>
                <w:rFonts w:ascii="Times New Roman" w:hAnsi="Times New Roman" w:cs="Times New Roman"/>
                <w:sz w:val="24"/>
                <w:szCs w:val="24"/>
                <w:rPrChange w:id="238" w:author="Usman Sohail" w:date="2020-05-22T04:36:00Z">
                  <w:rPr>
                    <w:rFonts w:ascii="Times New Roman" w:hAnsi="Times New Roman" w:cs="Times New Roman"/>
                  </w:rPr>
                </w:rPrChange>
              </w:rPr>
              <w:pPrChange w:id="239" w:author="Usman Sohail" w:date="2020-05-22T04:36:00Z">
                <w:pPr>
                  <w:pStyle w:val="BodyText"/>
                </w:pPr>
              </w:pPrChange>
            </w:pPr>
            <w:r w:rsidRPr="007F78E8">
              <w:rPr>
                <w:rFonts w:ascii="Times New Roman" w:hAnsi="Times New Roman" w:cs="Times New Roman"/>
                <w:sz w:val="24"/>
                <w:szCs w:val="24"/>
                <w:rPrChange w:id="240" w:author="Usman Sohail" w:date="2020-05-22T04:36:00Z">
                  <w:rPr>
                    <w:rFonts w:ascii="Times New Roman" w:hAnsi="Times New Roman" w:cs="Times New Roman"/>
                  </w:rPr>
                </w:rPrChange>
              </w:rPr>
              <w:t>Testing Data</w:t>
            </w:r>
          </w:p>
        </w:tc>
        <w:tc>
          <w:tcPr>
            <w:tcW w:w="3236" w:type="dxa"/>
            <w:tcPrChange w:id="241" w:author="Usman Sohail" w:date="2020-05-22T05:23:00Z">
              <w:tcPr>
                <w:tcW w:w="4795" w:type="dxa"/>
              </w:tcPr>
            </w:tcPrChange>
          </w:tcPr>
          <w:p w14:paraId="1B384568" w14:textId="002335D7" w:rsidR="000E40FC" w:rsidRPr="007F78E8" w:rsidRDefault="00057AA5">
            <w:pPr>
              <w:pStyle w:val="BodyText"/>
              <w:jc w:val="center"/>
              <w:rPr>
                <w:rFonts w:ascii="Times New Roman" w:hAnsi="Times New Roman" w:cs="Times New Roman"/>
                <w:sz w:val="24"/>
                <w:szCs w:val="24"/>
                <w:rPrChange w:id="242" w:author="Usman Sohail" w:date="2020-05-22T04:36:00Z">
                  <w:rPr>
                    <w:rFonts w:ascii="Times New Roman" w:hAnsi="Times New Roman" w:cs="Times New Roman"/>
                  </w:rPr>
                </w:rPrChange>
              </w:rPr>
              <w:pPrChange w:id="243" w:author="Usman Sohail" w:date="2020-05-22T04:36:00Z">
                <w:pPr>
                  <w:pStyle w:val="BodyText"/>
                </w:pPr>
              </w:pPrChange>
            </w:pPr>
            <w:r w:rsidRPr="007F78E8">
              <w:rPr>
                <w:rFonts w:ascii="Times New Roman" w:hAnsi="Times New Roman" w:cs="Times New Roman"/>
                <w:sz w:val="24"/>
                <w:szCs w:val="24"/>
                <w:rPrChange w:id="244" w:author="Usman Sohail" w:date="2020-05-22T04:36:00Z">
                  <w:rPr>
                    <w:rFonts w:ascii="Times New Roman" w:hAnsi="Times New Roman" w:cs="Times New Roman"/>
                  </w:rPr>
                </w:rPrChange>
              </w:rPr>
              <w:t>65.22</w:t>
            </w:r>
          </w:p>
        </w:tc>
      </w:tr>
    </w:tbl>
    <w:p w14:paraId="0E0753FF" w14:textId="77777777" w:rsidR="000E40FC" w:rsidRPr="007F78E8" w:rsidRDefault="000E40FC" w:rsidP="000E40FC">
      <w:pPr>
        <w:pStyle w:val="BodyText"/>
        <w:ind w:left="90"/>
        <w:rPr>
          <w:rFonts w:ascii="Times New Roman" w:hAnsi="Times New Roman" w:cs="Times New Roman"/>
          <w:sz w:val="24"/>
          <w:szCs w:val="24"/>
          <w:rPrChange w:id="245" w:author="Usman Sohail" w:date="2020-05-22T04:36:00Z">
            <w:rPr>
              <w:rFonts w:ascii="Times New Roman" w:hAnsi="Times New Roman" w:cs="Times New Roman"/>
            </w:rPr>
          </w:rPrChange>
        </w:rPr>
      </w:pPr>
    </w:p>
    <w:p w14:paraId="4A2E0413" w14:textId="77777777" w:rsidR="000E40FC" w:rsidRPr="007F78E8" w:rsidRDefault="000E40FC" w:rsidP="000E40FC">
      <w:pPr>
        <w:pStyle w:val="BodyText"/>
        <w:ind w:left="90"/>
        <w:rPr>
          <w:rFonts w:ascii="Times New Roman" w:hAnsi="Times New Roman" w:cs="Times New Roman"/>
          <w:sz w:val="24"/>
          <w:szCs w:val="24"/>
          <w:rPrChange w:id="246" w:author="Usman Sohail" w:date="2020-05-22T04:36:00Z">
            <w:rPr>
              <w:rFonts w:ascii="Times New Roman" w:hAnsi="Times New Roman" w:cs="Times New Roman"/>
            </w:rPr>
          </w:rPrChange>
        </w:rPr>
      </w:pPr>
      <w:r w:rsidRPr="007F78E8">
        <w:rPr>
          <w:rFonts w:ascii="Times New Roman" w:hAnsi="Times New Roman" w:cs="Times New Roman"/>
          <w:sz w:val="24"/>
          <w:szCs w:val="24"/>
          <w:rPrChange w:id="247" w:author="Usman Sohail" w:date="2020-05-22T04:36:00Z">
            <w:rPr>
              <w:rFonts w:ascii="Times New Roman" w:hAnsi="Times New Roman" w:cs="Times New Roman"/>
            </w:rPr>
          </w:rPrChange>
        </w:rPr>
        <w:t>The following confusion matrix is generated:</w:t>
      </w:r>
    </w:p>
    <w:p w14:paraId="625F2DB5" w14:textId="5BC205E4" w:rsidR="000E40FC" w:rsidRPr="00963407" w:rsidRDefault="00057AA5">
      <w:pPr>
        <w:pStyle w:val="BodyText"/>
        <w:ind w:left="90"/>
        <w:jc w:val="center"/>
        <w:rPr>
          <w:rFonts w:ascii="Times New Roman" w:hAnsi="Times New Roman" w:cs="Times New Roman"/>
        </w:rPr>
        <w:pPrChange w:id="248" w:author="Usman Sohail" w:date="2020-05-22T04:41:00Z">
          <w:pPr>
            <w:pStyle w:val="BodyText"/>
            <w:ind w:left="90"/>
          </w:pPr>
        </w:pPrChange>
      </w:pPr>
      <w:r w:rsidRPr="00963407">
        <w:rPr>
          <w:rFonts w:ascii="Times New Roman" w:hAnsi="Times New Roman" w:cs="Times New Roman"/>
          <w:noProof/>
        </w:rPr>
        <w:drawing>
          <wp:inline distT="0" distB="0" distL="0" distR="0" wp14:anchorId="4EAB2539" wp14:editId="49A1F41B">
            <wp:extent cx="5151120" cy="4932374"/>
            <wp:effectExtent l="0" t="0" r="0" b="1905"/>
            <wp:docPr id="28" name="Picture 28" descr="C:\Users\Dyass\AppData\Local\Microsoft\Windows\INetCache\Content.MSO\4DFEE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yass\AppData\Local\Microsoft\Windows\INetCache\Content.MSO\4DFEE9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5700" cy="4936759"/>
                    </a:xfrm>
                    <a:prstGeom prst="rect">
                      <a:avLst/>
                    </a:prstGeom>
                    <a:noFill/>
                    <a:ln>
                      <a:noFill/>
                    </a:ln>
                  </pic:spPr>
                </pic:pic>
              </a:graphicData>
            </a:graphic>
          </wp:inline>
        </w:drawing>
      </w:r>
    </w:p>
    <w:p w14:paraId="78696CAA" w14:textId="77777777" w:rsidR="000E40FC" w:rsidRPr="001840C3" w:rsidRDefault="000E40FC" w:rsidP="000E40FC">
      <w:pPr>
        <w:pStyle w:val="BodyText"/>
        <w:ind w:left="90"/>
        <w:rPr>
          <w:rFonts w:ascii="Times New Roman" w:hAnsi="Times New Roman" w:cs="Times New Roman"/>
          <w:sz w:val="24"/>
          <w:szCs w:val="24"/>
          <w:rPrChange w:id="249" w:author="Usman Sohail" w:date="2020-05-22T04:41:00Z">
            <w:rPr>
              <w:rFonts w:ascii="Times New Roman" w:hAnsi="Times New Roman" w:cs="Times New Roman"/>
            </w:rPr>
          </w:rPrChange>
        </w:rPr>
      </w:pPr>
      <w:r w:rsidRPr="001840C3">
        <w:rPr>
          <w:rFonts w:ascii="Times New Roman" w:hAnsi="Times New Roman" w:cs="Times New Roman"/>
          <w:sz w:val="24"/>
          <w:szCs w:val="24"/>
          <w:rPrChange w:id="250" w:author="Usman Sohail" w:date="2020-05-22T04:41:00Z">
            <w:rPr>
              <w:rFonts w:ascii="Times New Roman" w:hAnsi="Times New Roman" w:cs="Times New Roman"/>
            </w:rPr>
          </w:rPrChange>
        </w:rPr>
        <w:lastRenderedPageBreak/>
        <w:t>The following classification reports is obtained:</w:t>
      </w:r>
    </w:p>
    <w:p w14:paraId="7F7AB5E2" w14:textId="77777777" w:rsidR="000E40FC" w:rsidRPr="001840C3" w:rsidRDefault="000E40FC" w:rsidP="000E40FC">
      <w:pPr>
        <w:pStyle w:val="BodyText"/>
        <w:ind w:left="90"/>
        <w:rPr>
          <w:rFonts w:ascii="Times New Roman" w:hAnsi="Times New Roman" w:cs="Times New Roman"/>
          <w:sz w:val="24"/>
          <w:szCs w:val="24"/>
          <w:rPrChange w:id="251" w:author="Usman Sohail" w:date="2020-05-22T04:41: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0E40FC" w:rsidRPr="001840C3" w14:paraId="7FCD4A4B" w14:textId="77777777" w:rsidTr="000E40FC">
        <w:tc>
          <w:tcPr>
            <w:tcW w:w="1810" w:type="dxa"/>
          </w:tcPr>
          <w:p w14:paraId="21A09052" w14:textId="77777777" w:rsidR="000E40FC" w:rsidRPr="001840C3" w:rsidRDefault="000E40FC">
            <w:pPr>
              <w:pStyle w:val="BodyText"/>
              <w:jc w:val="center"/>
              <w:rPr>
                <w:rFonts w:ascii="Times New Roman" w:hAnsi="Times New Roman" w:cs="Times New Roman"/>
                <w:sz w:val="24"/>
                <w:szCs w:val="24"/>
                <w:rPrChange w:id="252" w:author="Usman Sohail" w:date="2020-05-22T04:41:00Z">
                  <w:rPr>
                    <w:rFonts w:ascii="Times New Roman" w:hAnsi="Times New Roman" w:cs="Times New Roman"/>
                  </w:rPr>
                </w:rPrChange>
              </w:rPr>
              <w:pPrChange w:id="253" w:author="Usman Sohail" w:date="2020-05-22T04:41:00Z">
                <w:pPr>
                  <w:pStyle w:val="BodyText"/>
                </w:pPr>
              </w:pPrChange>
            </w:pPr>
          </w:p>
        </w:tc>
        <w:tc>
          <w:tcPr>
            <w:tcW w:w="2007" w:type="dxa"/>
          </w:tcPr>
          <w:p w14:paraId="27CD5EF3" w14:textId="77777777" w:rsidR="000E40FC" w:rsidRPr="001840C3" w:rsidRDefault="000E40FC">
            <w:pPr>
              <w:pStyle w:val="BodyText"/>
              <w:jc w:val="center"/>
              <w:rPr>
                <w:rFonts w:ascii="Times New Roman" w:hAnsi="Times New Roman" w:cs="Times New Roman"/>
                <w:sz w:val="24"/>
                <w:szCs w:val="24"/>
                <w:rPrChange w:id="254" w:author="Usman Sohail" w:date="2020-05-22T04:41:00Z">
                  <w:rPr>
                    <w:rFonts w:ascii="Times New Roman" w:hAnsi="Times New Roman" w:cs="Times New Roman"/>
                  </w:rPr>
                </w:rPrChange>
              </w:rPr>
              <w:pPrChange w:id="255" w:author="Usman Sohail" w:date="2020-05-22T04:41:00Z">
                <w:pPr>
                  <w:pStyle w:val="BodyText"/>
                </w:pPr>
              </w:pPrChange>
            </w:pPr>
            <w:r w:rsidRPr="001840C3">
              <w:rPr>
                <w:rFonts w:ascii="Times New Roman" w:hAnsi="Times New Roman" w:cs="Times New Roman"/>
                <w:sz w:val="24"/>
                <w:szCs w:val="24"/>
                <w:rPrChange w:id="256" w:author="Usman Sohail" w:date="2020-05-22T04:41:00Z">
                  <w:rPr>
                    <w:rFonts w:ascii="Times New Roman" w:hAnsi="Times New Roman" w:cs="Times New Roman"/>
                  </w:rPr>
                </w:rPrChange>
              </w:rPr>
              <w:t>Precision</w:t>
            </w:r>
          </w:p>
        </w:tc>
        <w:tc>
          <w:tcPr>
            <w:tcW w:w="1938" w:type="dxa"/>
          </w:tcPr>
          <w:p w14:paraId="0CC05CDC" w14:textId="77777777" w:rsidR="000E40FC" w:rsidRPr="001840C3" w:rsidRDefault="000E40FC">
            <w:pPr>
              <w:pStyle w:val="BodyText"/>
              <w:jc w:val="center"/>
              <w:rPr>
                <w:rFonts w:ascii="Times New Roman" w:hAnsi="Times New Roman" w:cs="Times New Roman"/>
                <w:sz w:val="24"/>
                <w:szCs w:val="24"/>
                <w:rPrChange w:id="257" w:author="Usman Sohail" w:date="2020-05-22T04:41:00Z">
                  <w:rPr>
                    <w:rFonts w:ascii="Times New Roman" w:hAnsi="Times New Roman" w:cs="Times New Roman"/>
                  </w:rPr>
                </w:rPrChange>
              </w:rPr>
              <w:pPrChange w:id="258" w:author="Usman Sohail" w:date="2020-05-22T04:41:00Z">
                <w:pPr>
                  <w:pStyle w:val="BodyText"/>
                </w:pPr>
              </w:pPrChange>
            </w:pPr>
            <w:r w:rsidRPr="001840C3">
              <w:rPr>
                <w:rFonts w:ascii="Times New Roman" w:hAnsi="Times New Roman" w:cs="Times New Roman"/>
                <w:sz w:val="24"/>
                <w:szCs w:val="24"/>
                <w:rPrChange w:id="259" w:author="Usman Sohail" w:date="2020-05-22T04:41:00Z">
                  <w:rPr>
                    <w:rFonts w:ascii="Times New Roman" w:hAnsi="Times New Roman" w:cs="Times New Roman"/>
                  </w:rPr>
                </w:rPrChange>
              </w:rPr>
              <w:t>Recall</w:t>
            </w:r>
          </w:p>
        </w:tc>
        <w:tc>
          <w:tcPr>
            <w:tcW w:w="1931" w:type="dxa"/>
          </w:tcPr>
          <w:p w14:paraId="4AB70976" w14:textId="77777777" w:rsidR="000E40FC" w:rsidRPr="001840C3" w:rsidRDefault="000E40FC">
            <w:pPr>
              <w:pStyle w:val="BodyText"/>
              <w:jc w:val="center"/>
              <w:rPr>
                <w:rFonts w:ascii="Times New Roman" w:hAnsi="Times New Roman" w:cs="Times New Roman"/>
                <w:sz w:val="24"/>
                <w:szCs w:val="24"/>
                <w:rPrChange w:id="260" w:author="Usman Sohail" w:date="2020-05-22T04:41:00Z">
                  <w:rPr>
                    <w:rFonts w:ascii="Times New Roman" w:hAnsi="Times New Roman" w:cs="Times New Roman"/>
                  </w:rPr>
                </w:rPrChange>
              </w:rPr>
              <w:pPrChange w:id="261" w:author="Usman Sohail" w:date="2020-05-22T04:41:00Z">
                <w:pPr>
                  <w:pStyle w:val="BodyText"/>
                </w:pPr>
              </w:pPrChange>
            </w:pPr>
            <w:r w:rsidRPr="001840C3">
              <w:rPr>
                <w:rFonts w:ascii="Times New Roman" w:hAnsi="Times New Roman" w:cs="Times New Roman"/>
                <w:sz w:val="24"/>
                <w:szCs w:val="24"/>
                <w:rPrChange w:id="262" w:author="Usman Sohail" w:date="2020-05-22T04:41:00Z">
                  <w:rPr>
                    <w:rFonts w:ascii="Times New Roman" w:hAnsi="Times New Roman" w:cs="Times New Roman"/>
                  </w:rPr>
                </w:rPrChange>
              </w:rPr>
              <w:t>F1-Score</w:t>
            </w:r>
          </w:p>
        </w:tc>
        <w:tc>
          <w:tcPr>
            <w:tcW w:w="1814" w:type="dxa"/>
          </w:tcPr>
          <w:p w14:paraId="6AF2CDC7" w14:textId="77777777" w:rsidR="000E40FC" w:rsidRPr="001840C3" w:rsidRDefault="000E40FC">
            <w:pPr>
              <w:pStyle w:val="BodyText"/>
              <w:jc w:val="center"/>
              <w:rPr>
                <w:rFonts w:ascii="Times New Roman" w:hAnsi="Times New Roman" w:cs="Times New Roman"/>
                <w:sz w:val="24"/>
                <w:szCs w:val="24"/>
                <w:rPrChange w:id="263" w:author="Usman Sohail" w:date="2020-05-22T04:41:00Z">
                  <w:rPr>
                    <w:rFonts w:ascii="Times New Roman" w:hAnsi="Times New Roman" w:cs="Times New Roman"/>
                  </w:rPr>
                </w:rPrChange>
              </w:rPr>
              <w:pPrChange w:id="264" w:author="Usman Sohail" w:date="2020-05-22T04:41:00Z">
                <w:pPr>
                  <w:pStyle w:val="BodyText"/>
                </w:pPr>
              </w:pPrChange>
            </w:pPr>
            <w:r w:rsidRPr="001840C3">
              <w:rPr>
                <w:rFonts w:ascii="Times New Roman" w:hAnsi="Times New Roman" w:cs="Times New Roman"/>
                <w:sz w:val="24"/>
                <w:szCs w:val="24"/>
                <w:rPrChange w:id="265" w:author="Usman Sohail" w:date="2020-05-22T04:41:00Z">
                  <w:rPr>
                    <w:rFonts w:ascii="Times New Roman" w:hAnsi="Times New Roman" w:cs="Times New Roman"/>
                  </w:rPr>
                </w:rPrChange>
              </w:rPr>
              <w:t>Support</w:t>
            </w:r>
          </w:p>
        </w:tc>
      </w:tr>
      <w:tr w:rsidR="000E40FC" w:rsidRPr="001840C3" w14:paraId="1E252DAC" w14:textId="77777777" w:rsidTr="000E40FC">
        <w:tc>
          <w:tcPr>
            <w:tcW w:w="1810" w:type="dxa"/>
          </w:tcPr>
          <w:p w14:paraId="01A81AF5" w14:textId="77777777" w:rsidR="000E40FC" w:rsidRPr="001840C3" w:rsidRDefault="000E40FC">
            <w:pPr>
              <w:pStyle w:val="BodyText"/>
              <w:jc w:val="center"/>
              <w:rPr>
                <w:rFonts w:ascii="Times New Roman" w:hAnsi="Times New Roman" w:cs="Times New Roman"/>
                <w:sz w:val="24"/>
                <w:szCs w:val="24"/>
                <w:rPrChange w:id="266" w:author="Usman Sohail" w:date="2020-05-22T04:41:00Z">
                  <w:rPr>
                    <w:rFonts w:ascii="Times New Roman" w:hAnsi="Times New Roman" w:cs="Times New Roman"/>
                  </w:rPr>
                </w:rPrChange>
              </w:rPr>
              <w:pPrChange w:id="267" w:author="Usman Sohail" w:date="2020-05-22T04:41:00Z">
                <w:pPr>
                  <w:pStyle w:val="BodyText"/>
                </w:pPr>
              </w:pPrChange>
            </w:pPr>
            <w:r w:rsidRPr="001840C3">
              <w:rPr>
                <w:rFonts w:ascii="Times New Roman" w:hAnsi="Times New Roman" w:cs="Times New Roman"/>
                <w:sz w:val="24"/>
                <w:szCs w:val="24"/>
                <w:rPrChange w:id="268" w:author="Usman Sohail" w:date="2020-05-22T04:41:00Z">
                  <w:rPr>
                    <w:rFonts w:ascii="Times New Roman" w:hAnsi="Times New Roman" w:cs="Times New Roman"/>
                  </w:rPr>
                </w:rPrChange>
              </w:rPr>
              <w:t>Negative</w:t>
            </w:r>
          </w:p>
        </w:tc>
        <w:tc>
          <w:tcPr>
            <w:tcW w:w="2007" w:type="dxa"/>
          </w:tcPr>
          <w:p w14:paraId="291ED849" w14:textId="17099F1B" w:rsidR="000E40FC" w:rsidRPr="001840C3" w:rsidRDefault="000E40FC">
            <w:pPr>
              <w:pStyle w:val="BodyText"/>
              <w:jc w:val="center"/>
              <w:rPr>
                <w:rFonts w:ascii="Times New Roman" w:hAnsi="Times New Roman" w:cs="Times New Roman"/>
                <w:sz w:val="24"/>
                <w:szCs w:val="24"/>
                <w:rPrChange w:id="269" w:author="Usman Sohail" w:date="2020-05-22T04:41:00Z">
                  <w:rPr>
                    <w:rFonts w:ascii="Times New Roman" w:hAnsi="Times New Roman" w:cs="Times New Roman"/>
                  </w:rPr>
                </w:rPrChange>
              </w:rPr>
              <w:pPrChange w:id="270" w:author="Usman Sohail" w:date="2020-05-22T04:41:00Z">
                <w:pPr>
                  <w:pStyle w:val="BodyText"/>
                </w:pPr>
              </w:pPrChange>
            </w:pPr>
            <w:r w:rsidRPr="001840C3">
              <w:rPr>
                <w:rFonts w:ascii="Times New Roman" w:hAnsi="Times New Roman" w:cs="Times New Roman"/>
                <w:sz w:val="24"/>
                <w:szCs w:val="24"/>
                <w:rPrChange w:id="271"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272" w:author="Usman Sohail" w:date="2020-05-22T04:41:00Z">
                  <w:rPr>
                    <w:rFonts w:ascii="Times New Roman" w:hAnsi="Times New Roman" w:cs="Times New Roman"/>
                  </w:rPr>
                </w:rPrChange>
              </w:rPr>
              <w:t>70</w:t>
            </w:r>
          </w:p>
        </w:tc>
        <w:tc>
          <w:tcPr>
            <w:tcW w:w="1938" w:type="dxa"/>
          </w:tcPr>
          <w:p w14:paraId="1F5C339A" w14:textId="3A9DD8F7" w:rsidR="000E40FC" w:rsidRPr="001840C3" w:rsidRDefault="000E40FC">
            <w:pPr>
              <w:pStyle w:val="BodyText"/>
              <w:jc w:val="center"/>
              <w:rPr>
                <w:rFonts w:ascii="Times New Roman" w:hAnsi="Times New Roman" w:cs="Times New Roman"/>
                <w:sz w:val="24"/>
                <w:szCs w:val="24"/>
                <w:rPrChange w:id="273" w:author="Usman Sohail" w:date="2020-05-22T04:41:00Z">
                  <w:rPr>
                    <w:rFonts w:ascii="Times New Roman" w:hAnsi="Times New Roman" w:cs="Times New Roman"/>
                  </w:rPr>
                </w:rPrChange>
              </w:rPr>
              <w:pPrChange w:id="274" w:author="Usman Sohail" w:date="2020-05-22T04:41:00Z">
                <w:pPr>
                  <w:pStyle w:val="BodyText"/>
                </w:pPr>
              </w:pPrChange>
            </w:pPr>
            <w:r w:rsidRPr="001840C3">
              <w:rPr>
                <w:rFonts w:ascii="Times New Roman" w:hAnsi="Times New Roman" w:cs="Times New Roman"/>
                <w:sz w:val="24"/>
                <w:szCs w:val="24"/>
                <w:rPrChange w:id="275"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276" w:author="Usman Sohail" w:date="2020-05-22T04:41:00Z">
                  <w:rPr>
                    <w:rFonts w:ascii="Times New Roman" w:hAnsi="Times New Roman" w:cs="Times New Roman"/>
                  </w:rPr>
                </w:rPrChange>
              </w:rPr>
              <w:t>37</w:t>
            </w:r>
          </w:p>
        </w:tc>
        <w:tc>
          <w:tcPr>
            <w:tcW w:w="1931" w:type="dxa"/>
          </w:tcPr>
          <w:p w14:paraId="2F345A13" w14:textId="290ED929" w:rsidR="000E40FC" w:rsidRPr="001840C3" w:rsidRDefault="000E40FC">
            <w:pPr>
              <w:pStyle w:val="BodyText"/>
              <w:jc w:val="center"/>
              <w:rPr>
                <w:rFonts w:ascii="Times New Roman" w:hAnsi="Times New Roman" w:cs="Times New Roman"/>
                <w:sz w:val="24"/>
                <w:szCs w:val="24"/>
                <w:rPrChange w:id="277" w:author="Usman Sohail" w:date="2020-05-22T04:41:00Z">
                  <w:rPr>
                    <w:rFonts w:ascii="Times New Roman" w:hAnsi="Times New Roman" w:cs="Times New Roman"/>
                  </w:rPr>
                </w:rPrChange>
              </w:rPr>
              <w:pPrChange w:id="278" w:author="Usman Sohail" w:date="2020-05-22T04:41:00Z">
                <w:pPr>
                  <w:pStyle w:val="BodyText"/>
                </w:pPr>
              </w:pPrChange>
            </w:pPr>
            <w:r w:rsidRPr="001840C3">
              <w:rPr>
                <w:rFonts w:ascii="Times New Roman" w:hAnsi="Times New Roman" w:cs="Times New Roman"/>
                <w:sz w:val="24"/>
                <w:szCs w:val="24"/>
                <w:rPrChange w:id="279" w:author="Usman Sohail" w:date="2020-05-22T04:41:00Z">
                  <w:rPr>
                    <w:rFonts w:ascii="Times New Roman" w:hAnsi="Times New Roman" w:cs="Times New Roman"/>
                  </w:rPr>
                </w:rPrChange>
              </w:rPr>
              <w:t>0.</w:t>
            </w:r>
            <w:r w:rsidR="00057AA5" w:rsidRPr="001840C3">
              <w:rPr>
                <w:rFonts w:ascii="Times New Roman" w:hAnsi="Times New Roman" w:cs="Times New Roman"/>
                <w:sz w:val="24"/>
                <w:szCs w:val="24"/>
                <w:rPrChange w:id="280" w:author="Usman Sohail" w:date="2020-05-22T04:41:00Z">
                  <w:rPr>
                    <w:rFonts w:ascii="Times New Roman" w:hAnsi="Times New Roman" w:cs="Times New Roman"/>
                  </w:rPr>
                </w:rPrChange>
              </w:rPr>
              <w:t>49</w:t>
            </w:r>
          </w:p>
        </w:tc>
        <w:tc>
          <w:tcPr>
            <w:tcW w:w="1814" w:type="dxa"/>
          </w:tcPr>
          <w:p w14:paraId="067052CD" w14:textId="77777777" w:rsidR="000E40FC" w:rsidRPr="001840C3" w:rsidRDefault="000E40FC">
            <w:pPr>
              <w:pStyle w:val="BodyText"/>
              <w:jc w:val="center"/>
              <w:rPr>
                <w:rFonts w:ascii="Times New Roman" w:hAnsi="Times New Roman" w:cs="Times New Roman"/>
                <w:sz w:val="24"/>
                <w:szCs w:val="24"/>
                <w:rPrChange w:id="281" w:author="Usman Sohail" w:date="2020-05-22T04:41:00Z">
                  <w:rPr>
                    <w:rFonts w:ascii="Times New Roman" w:hAnsi="Times New Roman" w:cs="Times New Roman"/>
                  </w:rPr>
                </w:rPrChange>
              </w:rPr>
              <w:pPrChange w:id="282" w:author="Usman Sohail" w:date="2020-05-22T04:41:00Z">
                <w:pPr>
                  <w:pStyle w:val="BodyText"/>
                </w:pPr>
              </w:pPrChange>
            </w:pPr>
            <w:r w:rsidRPr="001840C3">
              <w:rPr>
                <w:rFonts w:ascii="Times New Roman" w:hAnsi="Times New Roman" w:cs="Times New Roman"/>
                <w:sz w:val="24"/>
                <w:szCs w:val="24"/>
                <w:rPrChange w:id="283" w:author="Usman Sohail" w:date="2020-05-22T04:41:00Z">
                  <w:rPr>
                    <w:rFonts w:ascii="Times New Roman" w:hAnsi="Times New Roman" w:cs="Times New Roman"/>
                  </w:rPr>
                </w:rPrChange>
              </w:rPr>
              <w:t>1039</w:t>
            </w:r>
          </w:p>
        </w:tc>
      </w:tr>
      <w:tr w:rsidR="000E40FC" w:rsidRPr="001840C3" w14:paraId="2CF196F7" w14:textId="77777777" w:rsidTr="000E40FC">
        <w:tc>
          <w:tcPr>
            <w:tcW w:w="1810" w:type="dxa"/>
          </w:tcPr>
          <w:p w14:paraId="1355DB3E" w14:textId="77777777" w:rsidR="000E40FC" w:rsidRPr="001840C3" w:rsidRDefault="000E40FC">
            <w:pPr>
              <w:pStyle w:val="BodyText"/>
              <w:jc w:val="center"/>
              <w:rPr>
                <w:rFonts w:ascii="Times New Roman" w:hAnsi="Times New Roman" w:cs="Times New Roman"/>
                <w:sz w:val="24"/>
                <w:szCs w:val="24"/>
                <w:rPrChange w:id="284" w:author="Usman Sohail" w:date="2020-05-22T04:41:00Z">
                  <w:rPr>
                    <w:rFonts w:ascii="Times New Roman" w:hAnsi="Times New Roman" w:cs="Times New Roman"/>
                  </w:rPr>
                </w:rPrChange>
              </w:rPr>
              <w:pPrChange w:id="285" w:author="Usman Sohail" w:date="2020-05-22T04:41:00Z">
                <w:pPr>
                  <w:pStyle w:val="BodyText"/>
                </w:pPr>
              </w:pPrChange>
            </w:pPr>
            <w:r w:rsidRPr="001840C3">
              <w:rPr>
                <w:rFonts w:ascii="Times New Roman" w:hAnsi="Times New Roman" w:cs="Times New Roman"/>
                <w:sz w:val="24"/>
                <w:szCs w:val="24"/>
                <w:rPrChange w:id="286" w:author="Usman Sohail" w:date="2020-05-22T04:41:00Z">
                  <w:rPr>
                    <w:rFonts w:ascii="Times New Roman" w:hAnsi="Times New Roman" w:cs="Times New Roman"/>
                  </w:rPr>
                </w:rPrChange>
              </w:rPr>
              <w:t>Neutral</w:t>
            </w:r>
          </w:p>
        </w:tc>
        <w:tc>
          <w:tcPr>
            <w:tcW w:w="2007" w:type="dxa"/>
          </w:tcPr>
          <w:p w14:paraId="5FC89ABF" w14:textId="710924E3" w:rsidR="000E40FC" w:rsidRPr="001840C3" w:rsidRDefault="000E40FC">
            <w:pPr>
              <w:pStyle w:val="BodyText"/>
              <w:jc w:val="center"/>
              <w:rPr>
                <w:rFonts w:ascii="Times New Roman" w:hAnsi="Times New Roman" w:cs="Times New Roman"/>
                <w:sz w:val="24"/>
                <w:szCs w:val="24"/>
                <w:rPrChange w:id="287" w:author="Usman Sohail" w:date="2020-05-22T04:41:00Z">
                  <w:rPr>
                    <w:rFonts w:ascii="Times New Roman" w:hAnsi="Times New Roman" w:cs="Times New Roman"/>
                  </w:rPr>
                </w:rPrChange>
              </w:rPr>
              <w:pPrChange w:id="288" w:author="Usman Sohail" w:date="2020-05-22T04:41:00Z">
                <w:pPr>
                  <w:pStyle w:val="BodyText"/>
                </w:pPr>
              </w:pPrChange>
            </w:pPr>
            <w:r w:rsidRPr="001840C3">
              <w:rPr>
                <w:rFonts w:ascii="Times New Roman" w:hAnsi="Times New Roman" w:cs="Times New Roman"/>
                <w:sz w:val="24"/>
                <w:szCs w:val="24"/>
                <w:rPrChange w:id="289"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290" w:author="Usman Sohail" w:date="2020-05-22T04:41:00Z">
                  <w:rPr>
                    <w:rFonts w:ascii="Times New Roman" w:hAnsi="Times New Roman" w:cs="Times New Roman"/>
                  </w:rPr>
                </w:rPrChange>
              </w:rPr>
              <w:t>62</w:t>
            </w:r>
          </w:p>
        </w:tc>
        <w:tc>
          <w:tcPr>
            <w:tcW w:w="1938" w:type="dxa"/>
          </w:tcPr>
          <w:p w14:paraId="2DE582F1" w14:textId="03471E20" w:rsidR="000E40FC" w:rsidRPr="001840C3" w:rsidRDefault="000E40FC">
            <w:pPr>
              <w:pStyle w:val="BodyText"/>
              <w:jc w:val="center"/>
              <w:rPr>
                <w:rFonts w:ascii="Times New Roman" w:hAnsi="Times New Roman" w:cs="Times New Roman"/>
                <w:sz w:val="24"/>
                <w:szCs w:val="24"/>
                <w:rPrChange w:id="291" w:author="Usman Sohail" w:date="2020-05-22T04:41:00Z">
                  <w:rPr>
                    <w:rFonts w:ascii="Times New Roman" w:hAnsi="Times New Roman" w:cs="Times New Roman"/>
                  </w:rPr>
                </w:rPrChange>
              </w:rPr>
              <w:pPrChange w:id="292" w:author="Usman Sohail" w:date="2020-05-22T04:41:00Z">
                <w:pPr>
                  <w:pStyle w:val="BodyText"/>
                </w:pPr>
              </w:pPrChange>
            </w:pPr>
            <w:r w:rsidRPr="001840C3">
              <w:rPr>
                <w:rFonts w:ascii="Times New Roman" w:hAnsi="Times New Roman" w:cs="Times New Roman"/>
                <w:sz w:val="24"/>
                <w:szCs w:val="24"/>
                <w:rPrChange w:id="293"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294" w:author="Usman Sohail" w:date="2020-05-22T04:41:00Z">
                  <w:rPr>
                    <w:rFonts w:ascii="Times New Roman" w:hAnsi="Times New Roman" w:cs="Times New Roman"/>
                  </w:rPr>
                </w:rPrChange>
              </w:rPr>
              <w:t>87</w:t>
            </w:r>
          </w:p>
        </w:tc>
        <w:tc>
          <w:tcPr>
            <w:tcW w:w="1931" w:type="dxa"/>
          </w:tcPr>
          <w:p w14:paraId="58DD28C6" w14:textId="4450FC47" w:rsidR="000E40FC" w:rsidRPr="001840C3" w:rsidRDefault="000E40FC">
            <w:pPr>
              <w:pStyle w:val="BodyText"/>
              <w:jc w:val="center"/>
              <w:rPr>
                <w:rFonts w:ascii="Times New Roman" w:hAnsi="Times New Roman" w:cs="Times New Roman"/>
                <w:sz w:val="24"/>
                <w:szCs w:val="24"/>
                <w:rPrChange w:id="295" w:author="Usman Sohail" w:date="2020-05-22T04:41:00Z">
                  <w:rPr>
                    <w:rFonts w:ascii="Times New Roman" w:hAnsi="Times New Roman" w:cs="Times New Roman"/>
                  </w:rPr>
                </w:rPrChange>
              </w:rPr>
              <w:pPrChange w:id="296" w:author="Usman Sohail" w:date="2020-05-22T04:41:00Z">
                <w:pPr>
                  <w:pStyle w:val="BodyText"/>
                </w:pPr>
              </w:pPrChange>
            </w:pPr>
            <w:r w:rsidRPr="001840C3">
              <w:rPr>
                <w:rFonts w:ascii="Times New Roman" w:hAnsi="Times New Roman" w:cs="Times New Roman"/>
                <w:sz w:val="24"/>
                <w:szCs w:val="24"/>
                <w:rPrChange w:id="297" w:author="Usman Sohail" w:date="2020-05-22T04:41:00Z">
                  <w:rPr>
                    <w:rFonts w:ascii="Times New Roman" w:hAnsi="Times New Roman" w:cs="Times New Roman"/>
                  </w:rPr>
                </w:rPrChange>
              </w:rPr>
              <w:t>0.</w:t>
            </w:r>
            <w:r w:rsidR="00057AA5" w:rsidRPr="001840C3">
              <w:rPr>
                <w:rFonts w:ascii="Times New Roman" w:hAnsi="Times New Roman" w:cs="Times New Roman"/>
                <w:sz w:val="24"/>
                <w:szCs w:val="24"/>
                <w:rPrChange w:id="298" w:author="Usman Sohail" w:date="2020-05-22T04:41:00Z">
                  <w:rPr>
                    <w:rFonts w:ascii="Times New Roman" w:hAnsi="Times New Roman" w:cs="Times New Roman"/>
                  </w:rPr>
                </w:rPrChange>
              </w:rPr>
              <w:t>73</w:t>
            </w:r>
          </w:p>
        </w:tc>
        <w:tc>
          <w:tcPr>
            <w:tcW w:w="1814" w:type="dxa"/>
          </w:tcPr>
          <w:p w14:paraId="377209E0" w14:textId="77777777" w:rsidR="000E40FC" w:rsidRPr="001840C3" w:rsidRDefault="000E40FC">
            <w:pPr>
              <w:pStyle w:val="BodyText"/>
              <w:jc w:val="center"/>
              <w:rPr>
                <w:rFonts w:ascii="Times New Roman" w:hAnsi="Times New Roman" w:cs="Times New Roman"/>
                <w:sz w:val="24"/>
                <w:szCs w:val="24"/>
                <w:rPrChange w:id="299" w:author="Usman Sohail" w:date="2020-05-22T04:41:00Z">
                  <w:rPr>
                    <w:rFonts w:ascii="Times New Roman" w:hAnsi="Times New Roman" w:cs="Times New Roman"/>
                  </w:rPr>
                </w:rPrChange>
              </w:rPr>
              <w:pPrChange w:id="300" w:author="Usman Sohail" w:date="2020-05-22T04:41:00Z">
                <w:pPr>
                  <w:pStyle w:val="BodyText"/>
                </w:pPr>
              </w:pPrChange>
            </w:pPr>
            <w:r w:rsidRPr="001840C3">
              <w:rPr>
                <w:rFonts w:ascii="Times New Roman" w:hAnsi="Times New Roman" w:cs="Times New Roman"/>
                <w:sz w:val="24"/>
                <w:szCs w:val="24"/>
                <w:rPrChange w:id="301" w:author="Usman Sohail" w:date="2020-05-22T04:41:00Z">
                  <w:rPr>
                    <w:rFonts w:ascii="Times New Roman" w:hAnsi="Times New Roman" w:cs="Times New Roman"/>
                  </w:rPr>
                </w:rPrChange>
              </w:rPr>
              <w:t>1819</w:t>
            </w:r>
          </w:p>
        </w:tc>
      </w:tr>
      <w:tr w:rsidR="000E40FC" w:rsidRPr="001840C3" w14:paraId="37227A76" w14:textId="77777777" w:rsidTr="000E40FC">
        <w:tc>
          <w:tcPr>
            <w:tcW w:w="1810" w:type="dxa"/>
          </w:tcPr>
          <w:p w14:paraId="4B394B3C" w14:textId="77777777" w:rsidR="000E40FC" w:rsidRPr="001840C3" w:rsidRDefault="000E40FC">
            <w:pPr>
              <w:pStyle w:val="BodyText"/>
              <w:jc w:val="center"/>
              <w:rPr>
                <w:rFonts w:ascii="Times New Roman" w:hAnsi="Times New Roman" w:cs="Times New Roman"/>
                <w:sz w:val="24"/>
                <w:szCs w:val="24"/>
                <w:rPrChange w:id="302" w:author="Usman Sohail" w:date="2020-05-22T04:41:00Z">
                  <w:rPr>
                    <w:rFonts w:ascii="Times New Roman" w:hAnsi="Times New Roman" w:cs="Times New Roman"/>
                  </w:rPr>
                </w:rPrChange>
              </w:rPr>
              <w:pPrChange w:id="303" w:author="Usman Sohail" w:date="2020-05-22T04:41:00Z">
                <w:pPr>
                  <w:pStyle w:val="BodyText"/>
                </w:pPr>
              </w:pPrChange>
            </w:pPr>
            <w:r w:rsidRPr="001840C3">
              <w:rPr>
                <w:rFonts w:ascii="Times New Roman" w:hAnsi="Times New Roman" w:cs="Times New Roman"/>
                <w:sz w:val="24"/>
                <w:szCs w:val="24"/>
                <w:rPrChange w:id="304" w:author="Usman Sohail" w:date="2020-05-22T04:41:00Z">
                  <w:rPr>
                    <w:rFonts w:ascii="Times New Roman" w:hAnsi="Times New Roman" w:cs="Times New Roman"/>
                  </w:rPr>
                </w:rPrChange>
              </w:rPr>
              <w:t>Positive</w:t>
            </w:r>
          </w:p>
        </w:tc>
        <w:tc>
          <w:tcPr>
            <w:tcW w:w="2007" w:type="dxa"/>
          </w:tcPr>
          <w:p w14:paraId="70081DE7" w14:textId="3A430821" w:rsidR="000E40FC" w:rsidRPr="001840C3" w:rsidRDefault="000E40FC">
            <w:pPr>
              <w:pStyle w:val="BodyText"/>
              <w:jc w:val="center"/>
              <w:rPr>
                <w:rFonts w:ascii="Times New Roman" w:hAnsi="Times New Roman" w:cs="Times New Roman"/>
                <w:sz w:val="24"/>
                <w:szCs w:val="24"/>
                <w:rPrChange w:id="305" w:author="Usman Sohail" w:date="2020-05-22T04:41:00Z">
                  <w:rPr>
                    <w:rFonts w:ascii="Times New Roman" w:hAnsi="Times New Roman" w:cs="Times New Roman"/>
                  </w:rPr>
                </w:rPrChange>
              </w:rPr>
              <w:pPrChange w:id="306" w:author="Usman Sohail" w:date="2020-05-22T04:41:00Z">
                <w:pPr>
                  <w:pStyle w:val="BodyText"/>
                </w:pPr>
              </w:pPrChange>
            </w:pPr>
            <w:r w:rsidRPr="001840C3">
              <w:rPr>
                <w:rFonts w:ascii="Times New Roman" w:hAnsi="Times New Roman" w:cs="Times New Roman"/>
                <w:sz w:val="24"/>
                <w:szCs w:val="24"/>
                <w:rPrChange w:id="307"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08" w:author="Usman Sohail" w:date="2020-05-22T04:41:00Z">
                  <w:rPr>
                    <w:rFonts w:ascii="Times New Roman" w:hAnsi="Times New Roman" w:cs="Times New Roman"/>
                  </w:rPr>
                </w:rPrChange>
              </w:rPr>
              <w:t>70</w:t>
            </w:r>
          </w:p>
        </w:tc>
        <w:tc>
          <w:tcPr>
            <w:tcW w:w="1938" w:type="dxa"/>
          </w:tcPr>
          <w:p w14:paraId="02701059" w14:textId="01D6C026" w:rsidR="000E40FC" w:rsidRPr="001840C3" w:rsidRDefault="000E40FC">
            <w:pPr>
              <w:pStyle w:val="BodyText"/>
              <w:jc w:val="center"/>
              <w:rPr>
                <w:rFonts w:ascii="Times New Roman" w:hAnsi="Times New Roman" w:cs="Times New Roman"/>
                <w:sz w:val="24"/>
                <w:szCs w:val="24"/>
                <w:rPrChange w:id="309" w:author="Usman Sohail" w:date="2020-05-22T04:41:00Z">
                  <w:rPr>
                    <w:rFonts w:ascii="Times New Roman" w:hAnsi="Times New Roman" w:cs="Times New Roman"/>
                  </w:rPr>
                </w:rPrChange>
              </w:rPr>
              <w:pPrChange w:id="310" w:author="Usman Sohail" w:date="2020-05-22T04:41:00Z">
                <w:pPr>
                  <w:pStyle w:val="BodyText"/>
                </w:pPr>
              </w:pPrChange>
            </w:pPr>
            <w:r w:rsidRPr="001840C3">
              <w:rPr>
                <w:rFonts w:ascii="Times New Roman" w:hAnsi="Times New Roman" w:cs="Times New Roman"/>
                <w:sz w:val="24"/>
                <w:szCs w:val="24"/>
                <w:rPrChange w:id="311"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12" w:author="Usman Sohail" w:date="2020-05-22T04:41:00Z">
                  <w:rPr>
                    <w:rFonts w:ascii="Times New Roman" w:hAnsi="Times New Roman" w:cs="Times New Roman"/>
                  </w:rPr>
                </w:rPrChange>
              </w:rPr>
              <w:t>56</w:t>
            </w:r>
          </w:p>
        </w:tc>
        <w:tc>
          <w:tcPr>
            <w:tcW w:w="1931" w:type="dxa"/>
          </w:tcPr>
          <w:p w14:paraId="202FC953" w14:textId="0CF3C901" w:rsidR="000E40FC" w:rsidRPr="001840C3" w:rsidRDefault="000E40FC">
            <w:pPr>
              <w:pStyle w:val="BodyText"/>
              <w:jc w:val="center"/>
              <w:rPr>
                <w:rFonts w:ascii="Times New Roman" w:hAnsi="Times New Roman" w:cs="Times New Roman"/>
                <w:sz w:val="24"/>
                <w:szCs w:val="24"/>
                <w:rPrChange w:id="313" w:author="Usman Sohail" w:date="2020-05-22T04:41:00Z">
                  <w:rPr>
                    <w:rFonts w:ascii="Times New Roman" w:hAnsi="Times New Roman" w:cs="Times New Roman"/>
                  </w:rPr>
                </w:rPrChange>
              </w:rPr>
              <w:pPrChange w:id="314" w:author="Usman Sohail" w:date="2020-05-22T04:41:00Z">
                <w:pPr>
                  <w:pStyle w:val="BodyText"/>
                </w:pPr>
              </w:pPrChange>
            </w:pPr>
            <w:r w:rsidRPr="001840C3">
              <w:rPr>
                <w:rFonts w:ascii="Times New Roman" w:hAnsi="Times New Roman" w:cs="Times New Roman"/>
                <w:sz w:val="24"/>
                <w:szCs w:val="24"/>
                <w:rPrChange w:id="315" w:author="Usman Sohail" w:date="2020-05-22T04:41:00Z">
                  <w:rPr>
                    <w:rFonts w:ascii="Times New Roman" w:hAnsi="Times New Roman" w:cs="Times New Roman"/>
                  </w:rPr>
                </w:rPrChange>
              </w:rPr>
              <w:t>0.</w:t>
            </w:r>
            <w:r w:rsidR="00057AA5" w:rsidRPr="001840C3">
              <w:rPr>
                <w:rFonts w:ascii="Times New Roman" w:hAnsi="Times New Roman" w:cs="Times New Roman"/>
                <w:sz w:val="24"/>
                <w:szCs w:val="24"/>
                <w:rPrChange w:id="316" w:author="Usman Sohail" w:date="2020-05-22T04:41:00Z">
                  <w:rPr>
                    <w:rFonts w:ascii="Times New Roman" w:hAnsi="Times New Roman" w:cs="Times New Roman"/>
                  </w:rPr>
                </w:rPrChange>
              </w:rPr>
              <w:t>62</w:t>
            </w:r>
          </w:p>
        </w:tc>
        <w:tc>
          <w:tcPr>
            <w:tcW w:w="1814" w:type="dxa"/>
          </w:tcPr>
          <w:p w14:paraId="644B4853" w14:textId="77777777" w:rsidR="000E40FC" w:rsidRPr="001840C3" w:rsidRDefault="000E40FC">
            <w:pPr>
              <w:pStyle w:val="BodyText"/>
              <w:jc w:val="center"/>
              <w:rPr>
                <w:rFonts w:ascii="Times New Roman" w:hAnsi="Times New Roman" w:cs="Times New Roman"/>
                <w:sz w:val="24"/>
                <w:szCs w:val="24"/>
                <w:rPrChange w:id="317" w:author="Usman Sohail" w:date="2020-05-22T04:41:00Z">
                  <w:rPr>
                    <w:rFonts w:ascii="Times New Roman" w:hAnsi="Times New Roman" w:cs="Times New Roman"/>
                  </w:rPr>
                </w:rPrChange>
              </w:rPr>
              <w:pPrChange w:id="318" w:author="Usman Sohail" w:date="2020-05-22T04:41:00Z">
                <w:pPr>
                  <w:pStyle w:val="BodyText"/>
                </w:pPr>
              </w:pPrChange>
            </w:pPr>
            <w:r w:rsidRPr="001840C3">
              <w:rPr>
                <w:rFonts w:ascii="Times New Roman" w:hAnsi="Times New Roman" w:cs="Times New Roman"/>
                <w:sz w:val="24"/>
                <w:szCs w:val="24"/>
                <w:rPrChange w:id="319" w:author="Usman Sohail" w:date="2020-05-22T04:41:00Z">
                  <w:rPr>
                    <w:rFonts w:ascii="Times New Roman" w:hAnsi="Times New Roman" w:cs="Times New Roman"/>
                  </w:rPr>
                </w:rPrChange>
              </w:rPr>
              <w:t>1188</w:t>
            </w:r>
          </w:p>
        </w:tc>
      </w:tr>
      <w:tr w:rsidR="000E40FC" w:rsidRPr="001840C3" w14:paraId="7FED5B93" w14:textId="77777777" w:rsidTr="000E40FC">
        <w:tc>
          <w:tcPr>
            <w:tcW w:w="1810" w:type="dxa"/>
          </w:tcPr>
          <w:p w14:paraId="40C0C055" w14:textId="77777777" w:rsidR="000E40FC" w:rsidRPr="001840C3" w:rsidRDefault="000E40FC">
            <w:pPr>
              <w:pStyle w:val="BodyText"/>
              <w:jc w:val="center"/>
              <w:rPr>
                <w:rFonts w:ascii="Times New Roman" w:hAnsi="Times New Roman" w:cs="Times New Roman"/>
                <w:sz w:val="24"/>
                <w:szCs w:val="24"/>
                <w:rPrChange w:id="320" w:author="Usman Sohail" w:date="2020-05-22T04:41:00Z">
                  <w:rPr>
                    <w:rFonts w:ascii="Times New Roman" w:hAnsi="Times New Roman" w:cs="Times New Roman"/>
                  </w:rPr>
                </w:rPrChange>
              </w:rPr>
              <w:pPrChange w:id="321" w:author="Usman Sohail" w:date="2020-05-22T04:41:00Z">
                <w:pPr>
                  <w:pStyle w:val="BodyText"/>
                </w:pPr>
              </w:pPrChange>
            </w:pPr>
            <w:r w:rsidRPr="001840C3">
              <w:rPr>
                <w:rFonts w:ascii="Times New Roman" w:hAnsi="Times New Roman" w:cs="Times New Roman"/>
                <w:sz w:val="24"/>
                <w:szCs w:val="24"/>
                <w:rPrChange w:id="322" w:author="Usman Sohail" w:date="2020-05-22T04:41:00Z">
                  <w:rPr>
                    <w:rFonts w:ascii="Times New Roman" w:hAnsi="Times New Roman" w:cs="Times New Roman"/>
                  </w:rPr>
                </w:rPrChange>
              </w:rPr>
              <w:t>Accuracy</w:t>
            </w:r>
          </w:p>
        </w:tc>
        <w:tc>
          <w:tcPr>
            <w:tcW w:w="2007" w:type="dxa"/>
          </w:tcPr>
          <w:p w14:paraId="3D9F50F3" w14:textId="77777777" w:rsidR="000E40FC" w:rsidRPr="001840C3" w:rsidRDefault="000E40FC">
            <w:pPr>
              <w:pStyle w:val="BodyText"/>
              <w:jc w:val="center"/>
              <w:rPr>
                <w:rFonts w:ascii="Times New Roman" w:hAnsi="Times New Roman" w:cs="Times New Roman"/>
                <w:sz w:val="24"/>
                <w:szCs w:val="24"/>
                <w:rPrChange w:id="323" w:author="Usman Sohail" w:date="2020-05-22T04:41:00Z">
                  <w:rPr>
                    <w:rFonts w:ascii="Times New Roman" w:hAnsi="Times New Roman" w:cs="Times New Roman"/>
                  </w:rPr>
                </w:rPrChange>
              </w:rPr>
              <w:pPrChange w:id="324" w:author="Usman Sohail" w:date="2020-05-22T04:41:00Z">
                <w:pPr>
                  <w:pStyle w:val="BodyText"/>
                </w:pPr>
              </w:pPrChange>
            </w:pPr>
          </w:p>
        </w:tc>
        <w:tc>
          <w:tcPr>
            <w:tcW w:w="1938" w:type="dxa"/>
          </w:tcPr>
          <w:p w14:paraId="23F14C7A" w14:textId="77777777" w:rsidR="000E40FC" w:rsidRPr="001840C3" w:rsidRDefault="000E40FC">
            <w:pPr>
              <w:pStyle w:val="BodyText"/>
              <w:jc w:val="center"/>
              <w:rPr>
                <w:rFonts w:ascii="Times New Roman" w:hAnsi="Times New Roman" w:cs="Times New Roman"/>
                <w:sz w:val="24"/>
                <w:szCs w:val="24"/>
                <w:rPrChange w:id="325" w:author="Usman Sohail" w:date="2020-05-22T04:41:00Z">
                  <w:rPr>
                    <w:rFonts w:ascii="Times New Roman" w:hAnsi="Times New Roman" w:cs="Times New Roman"/>
                  </w:rPr>
                </w:rPrChange>
              </w:rPr>
              <w:pPrChange w:id="326" w:author="Usman Sohail" w:date="2020-05-22T04:41:00Z">
                <w:pPr>
                  <w:pStyle w:val="BodyText"/>
                </w:pPr>
              </w:pPrChange>
            </w:pPr>
          </w:p>
        </w:tc>
        <w:tc>
          <w:tcPr>
            <w:tcW w:w="1931" w:type="dxa"/>
          </w:tcPr>
          <w:p w14:paraId="7B0FA1C2" w14:textId="75D1306A" w:rsidR="000E40FC" w:rsidRPr="001840C3" w:rsidRDefault="000E40FC">
            <w:pPr>
              <w:pStyle w:val="BodyText"/>
              <w:jc w:val="center"/>
              <w:rPr>
                <w:rFonts w:ascii="Times New Roman" w:hAnsi="Times New Roman" w:cs="Times New Roman"/>
                <w:sz w:val="24"/>
                <w:szCs w:val="24"/>
                <w:rPrChange w:id="327" w:author="Usman Sohail" w:date="2020-05-22T04:41:00Z">
                  <w:rPr>
                    <w:rFonts w:ascii="Times New Roman" w:hAnsi="Times New Roman" w:cs="Times New Roman"/>
                  </w:rPr>
                </w:rPrChange>
              </w:rPr>
              <w:pPrChange w:id="328" w:author="Usman Sohail" w:date="2020-05-22T04:41:00Z">
                <w:pPr>
                  <w:pStyle w:val="BodyText"/>
                </w:pPr>
              </w:pPrChange>
            </w:pPr>
            <w:r w:rsidRPr="001840C3">
              <w:rPr>
                <w:rFonts w:ascii="Times New Roman" w:hAnsi="Times New Roman" w:cs="Times New Roman"/>
                <w:sz w:val="24"/>
                <w:szCs w:val="24"/>
                <w:rPrChange w:id="329" w:author="Usman Sohail" w:date="2020-05-22T04:41:00Z">
                  <w:rPr>
                    <w:rFonts w:ascii="Times New Roman" w:hAnsi="Times New Roman" w:cs="Times New Roman"/>
                  </w:rPr>
                </w:rPrChange>
              </w:rPr>
              <w:t>0.</w:t>
            </w:r>
            <w:r w:rsidR="00057AA5" w:rsidRPr="001840C3">
              <w:rPr>
                <w:rFonts w:ascii="Times New Roman" w:hAnsi="Times New Roman" w:cs="Times New Roman"/>
                <w:sz w:val="24"/>
                <w:szCs w:val="24"/>
                <w:rPrChange w:id="330" w:author="Usman Sohail" w:date="2020-05-22T04:41:00Z">
                  <w:rPr>
                    <w:rFonts w:ascii="Times New Roman" w:hAnsi="Times New Roman" w:cs="Times New Roman"/>
                  </w:rPr>
                </w:rPrChange>
              </w:rPr>
              <w:t>65</w:t>
            </w:r>
          </w:p>
        </w:tc>
        <w:tc>
          <w:tcPr>
            <w:tcW w:w="1814" w:type="dxa"/>
          </w:tcPr>
          <w:p w14:paraId="21BD8D95" w14:textId="77777777" w:rsidR="000E40FC" w:rsidRPr="001840C3" w:rsidRDefault="000E40FC">
            <w:pPr>
              <w:pStyle w:val="BodyText"/>
              <w:jc w:val="center"/>
              <w:rPr>
                <w:rFonts w:ascii="Times New Roman" w:hAnsi="Times New Roman" w:cs="Times New Roman"/>
                <w:sz w:val="24"/>
                <w:szCs w:val="24"/>
                <w:rPrChange w:id="331" w:author="Usman Sohail" w:date="2020-05-22T04:41:00Z">
                  <w:rPr>
                    <w:rFonts w:ascii="Times New Roman" w:hAnsi="Times New Roman" w:cs="Times New Roman"/>
                  </w:rPr>
                </w:rPrChange>
              </w:rPr>
              <w:pPrChange w:id="332" w:author="Usman Sohail" w:date="2020-05-22T04:41:00Z">
                <w:pPr>
                  <w:pStyle w:val="BodyText"/>
                </w:pPr>
              </w:pPrChange>
            </w:pPr>
            <w:r w:rsidRPr="001840C3">
              <w:rPr>
                <w:rFonts w:ascii="Times New Roman" w:hAnsi="Times New Roman" w:cs="Times New Roman"/>
                <w:sz w:val="24"/>
                <w:szCs w:val="24"/>
                <w:rPrChange w:id="333" w:author="Usman Sohail" w:date="2020-05-22T04:41:00Z">
                  <w:rPr>
                    <w:rFonts w:ascii="Times New Roman" w:hAnsi="Times New Roman" w:cs="Times New Roman"/>
                  </w:rPr>
                </w:rPrChange>
              </w:rPr>
              <w:t>4046</w:t>
            </w:r>
          </w:p>
        </w:tc>
      </w:tr>
      <w:tr w:rsidR="000E40FC" w:rsidRPr="001840C3" w14:paraId="25732DBA" w14:textId="77777777" w:rsidTr="000E40FC">
        <w:tc>
          <w:tcPr>
            <w:tcW w:w="1810" w:type="dxa"/>
          </w:tcPr>
          <w:p w14:paraId="4FDF1D6C" w14:textId="77777777" w:rsidR="000E40FC" w:rsidRPr="001840C3" w:rsidRDefault="000E40FC">
            <w:pPr>
              <w:pStyle w:val="BodyText"/>
              <w:jc w:val="center"/>
              <w:rPr>
                <w:rFonts w:ascii="Times New Roman" w:hAnsi="Times New Roman" w:cs="Times New Roman"/>
                <w:sz w:val="24"/>
                <w:szCs w:val="24"/>
                <w:rPrChange w:id="334" w:author="Usman Sohail" w:date="2020-05-22T04:41:00Z">
                  <w:rPr>
                    <w:rFonts w:ascii="Times New Roman" w:hAnsi="Times New Roman" w:cs="Times New Roman"/>
                  </w:rPr>
                </w:rPrChange>
              </w:rPr>
              <w:pPrChange w:id="335" w:author="Usman Sohail" w:date="2020-05-22T04:41:00Z">
                <w:pPr>
                  <w:pStyle w:val="BodyText"/>
                </w:pPr>
              </w:pPrChange>
            </w:pPr>
            <w:r w:rsidRPr="001840C3">
              <w:rPr>
                <w:rFonts w:ascii="Times New Roman" w:hAnsi="Times New Roman" w:cs="Times New Roman"/>
                <w:sz w:val="24"/>
                <w:szCs w:val="24"/>
                <w:rPrChange w:id="336" w:author="Usman Sohail" w:date="2020-05-22T04:41:00Z">
                  <w:rPr>
                    <w:rFonts w:ascii="Times New Roman" w:hAnsi="Times New Roman" w:cs="Times New Roman"/>
                  </w:rPr>
                </w:rPrChange>
              </w:rPr>
              <w:t>Macro Accuracy</w:t>
            </w:r>
          </w:p>
        </w:tc>
        <w:tc>
          <w:tcPr>
            <w:tcW w:w="2007" w:type="dxa"/>
          </w:tcPr>
          <w:p w14:paraId="3D789E5D" w14:textId="6991E131" w:rsidR="000E40FC" w:rsidRPr="001840C3" w:rsidRDefault="000E40FC">
            <w:pPr>
              <w:pStyle w:val="BodyText"/>
              <w:jc w:val="center"/>
              <w:rPr>
                <w:rFonts w:ascii="Times New Roman" w:hAnsi="Times New Roman" w:cs="Times New Roman"/>
                <w:sz w:val="24"/>
                <w:szCs w:val="24"/>
                <w:rPrChange w:id="337" w:author="Usman Sohail" w:date="2020-05-22T04:41:00Z">
                  <w:rPr>
                    <w:rFonts w:ascii="Times New Roman" w:hAnsi="Times New Roman" w:cs="Times New Roman"/>
                  </w:rPr>
                </w:rPrChange>
              </w:rPr>
              <w:pPrChange w:id="338" w:author="Usman Sohail" w:date="2020-05-22T04:41:00Z">
                <w:pPr>
                  <w:pStyle w:val="BodyText"/>
                </w:pPr>
              </w:pPrChange>
            </w:pPr>
            <w:r w:rsidRPr="001840C3">
              <w:rPr>
                <w:rFonts w:ascii="Times New Roman" w:hAnsi="Times New Roman" w:cs="Times New Roman"/>
                <w:sz w:val="24"/>
                <w:szCs w:val="24"/>
                <w:rPrChange w:id="339"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40" w:author="Usman Sohail" w:date="2020-05-22T04:41:00Z">
                  <w:rPr>
                    <w:rFonts w:ascii="Times New Roman" w:hAnsi="Times New Roman" w:cs="Times New Roman"/>
                  </w:rPr>
                </w:rPrChange>
              </w:rPr>
              <w:t>68</w:t>
            </w:r>
          </w:p>
        </w:tc>
        <w:tc>
          <w:tcPr>
            <w:tcW w:w="1938" w:type="dxa"/>
          </w:tcPr>
          <w:p w14:paraId="57601F5D" w14:textId="41B77B5E" w:rsidR="000E40FC" w:rsidRPr="001840C3" w:rsidRDefault="000E40FC">
            <w:pPr>
              <w:pStyle w:val="BodyText"/>
              <w:jc w:val="center"/>
              <w:rPr>
                <w:rFonts w:ascii="Times New Roman" w:hAnsi="Times New Roman" w:cs="Times New Roman"/>
                <w:sz w:val="24"/>
                <w:szCs w:val="24"/>
                <w:rPrChange w:id="341" w:author="Usman Sohail" w:date="2020-05-22T04:41:00Z">
                  <w:rPr>
                    <w:rFonts w:ascii="Times New Roman" w:hAnsi="Times New Roman" w:cs="Times New Roman"/>
                  </w:rPr>
                </w:rPrChange>
              </w:rPr>
              <w:pPrChange w:id="342" w:author="Usman Sohail" w:date="2020-05-22T04:41:00Z">
                <w:pPr>
                  <w:pStyle w:val="BodyText"/>
                </w:pPr>
              </w:pPrChange>
            </w:pPr>
            <w:r w:rsidRPr="001840C3">
              <w:rPr>
                <w:rFonts w:ascii="Times New Roman" w:hAnsi="Times New Roman" w:cs="Times New Roman"/>
                <w:sz w:val="24"/>
                <w:szCs w:val="24"/>
                <w:rPrChange w:id="343"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44" w:author="Usman Sohail" w:date="2020-05-22T04:41:00Z">
                  <w:rPr>
                    <w:rFonts w:ascii="Times New Roman" w:hAnsi="Times New Roman" w:cs="Times New Roman"/>
                  </w:rPr>
                </w:rPrChange>
              </w:rPr>
              <w:t>60</w:t>
            </w:r>
          </w:p>
        </w:tc>
        <w:tc>
          <w:tcPr>
            <w:tcW w:w="1931" w:type="dxa"/>
          </w:tcPr>
          <w:p w14:paraId="1DA01ADD" w14:textId="7B76DA10" w:rsidR="000E40FC" w:rsidRPr="001840C3" w:rsidRDefault="000E40FC">
            <w:pPr>
              <w:pStyle w:val="BodyText"/>
              <w:jc w:val="center"/>
              <w:rPr>
                <w:rFonts w:ascii="Times New Roman" w:hAnsi="Times New Roman" w:cs="Times New Roman"/>
                <w:sz w:val="24"/>
                <w:szCs w:val="24"/>
                <w:rPrChange w:id="345" w:author="Usman Sohail" w:date="2020-05-22T04:41:00Z">
                  <w:rPr>
                    <w:rFonts w:ascii="Times New Roman" w:hAnsi="Times New Roman" w:cs="Times New Roman"/>
                  </w:rPr>
                </w:rPrChange>
              </w:rPr>
              <w:pPrChange w:id="346" w:author="Usman Sohail" w:date="2020-05-22T04:41:00Z">
                <w:pPr>
                  <w:pStyle w:val="BodyText"/>
                </w:pPr>
              </w:pPrChange>
            </w:pPr>
            <w:r w:rsidRPr="001840C3">
              <w:rPr>
                <w:rFonts w:ascii="Times New Roman" w:hAnsi="Times New Roman" w:cs="Times New Roman"/>
                <w:sz w:val="24"/>
                <w:szCs w:val="24"/>
                <w:rPrChange w:id="347"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48" w:author="Usman Sohail" w:date="2020-05-22T04:41:00Z">
                  <w:rPr>
                    <w:rFonts w:ascii="Times New Roman" w:hAnsi="Times New Roman" w:cs="Times New Roman"/>
                  </w:rPr>
                </w:rPrChange>
              </w:rPr>
              <w:t>61</w:t>
            </w:r>
          </w:p>
        </w:tc>
        <w:tc>
          <w:tcPr>
            <w:tcW w:w="1814" w:type="dxa"/>
          </w:tcPr>
          <w:p w14:paraId="22334F3A" w14:textId="77777777" w:rsidR="000E40FC" w:rsidRPr="001840C3" w:rsidRDefault="000E40FC">
            <w:pPr>
              <w:pStyle w:val="BodyText"/>
              <w:jc w:val="center"/>
              <w:rPr>
                <w:rFonts w:ascii="Times New Roman" w:hAnsi="Times New Roman" w:cs="Times New Roman"/>
                <w:sz w:val="24"/>
                <w:szCs w:val="24"/>
                <w:rPrChange w:id="349" w:author="Usman Sohail" w:date="2020-05-22T04:41:00Z">
                  <w:rPr>
                    <w:rFonts w:ascii="Times New Roman" w:hAnsi="Times New Roman" w:cs="Times New Roman"/>
                  </w:rPr>
                </w:rPrChange>
              </w:rPr>
              <w:pPrChange w:id="350" w:author="Usman Sohail" w:date="2020-05-22T04:41:00Z">
                <w:pPr>
                  <w:pStyle w:val="BodyText"/>
                </w:pPr>
              </w:pPrChange>
            </w:pPr>
            <w:r w:rsidRPr="001840C3">
              <w:rPr>
                <w:rFonts w:ascii="Times New Roman" w:hAnsi="Times New Roman" w:cs="Times New Roman"/>
                <w:sz w:val="24"/>
                <w:szCs w:val="24"/>
                <w:rPrChange w:id="351" w:author="Usman Sohail" w:date="2020-05-22T04:41:00Z">
                  <w:rPr>
                    <w:rFonts w:ascii="Times New Roman" w:hAnsi="Times New Roman" w:cs="Times New Roman"/>
                  </w:rPr>
                </w:rPrChange>
              </w:rPr>
              <w:t>4046</w:t>
            </w:r>
          </w:p>
        </w:tc>
      </w:tr>
      <w:tr w:rsidR="000E40FC" w:rsidRPr="001840C3" w14:paraId="72EC42A3" w14:textId="77777777" w:rsidTr="000E40FC">
        <w:tc>
          <w:tcPr>
            <w:tcW w:w="1810" w:type="dxa"/>
          </w:tcPr>
          <w:p w14:paraId="4EAE0140" w14:textId="77777777" w:rsidR="000E40FC" w:rsidRPr="001840C3" w:rsidRDefault="000E40FC">
            <w:pPr>
              <w:pStyle w:val="BodyText"/>
              <w:jc w:val="center"/>
              <w:rPr>
                <w:rFonts w:ascii="Times New Roman" w:hAnsi="Times New Roman" w:cs="Times New Roman"/>
                <w:sz w:val="24"/>
                <w:szCs w:val="24"/>
                <w:rPrChange w:id="352" w:author="Usman Sohail" w:date="2020-05-22T04:41:00Z">
                  <w:rPr>
                    <w:rFonts w:ascii="Times New Roman" w:hAnsi="Times New Roman" w:cs="Times New Roman"/>
                  </w:rPr>
                </w:rPrChange>
              </w:rPr>
              <w:pPrChange w:id="353" w:author="Usman Sohail" w:date="2020-05-22T04:41:00Z">
                <w:pPr>
                  <w:pStyle w:val="BodyText"/>
                </w:pPr>
              </w:pPrChange>
            </w:pPr>
            <w:r w:rsidRPr="001840C3">
              <w:rPr>
                <w:rFonts w:ascii="Times New Roman" w:hAnsi="Times New Roman" w:cs="Times New Roman"/>
                <w:sz w:val="24"/>
                <w:szCs w:val="24"/>
                <w:rPrChange w:id="354" w:author="Usman Sohail" w:date="2020-05-22T04:41:00Z">
                  <w:rPr>
                    <w:rFonts w:ascii="Times New Roman" w:hAnsi="Times New Roman" w:cs="Times New Roman"/>
                  </w:rPr>
                </w:rPrChange>
              </w:rPr>
              <w:t>Weighted Accuracy</w:t>
            </w:r>
          </w:p>
        </w:tc>
        <w:tc>
          <w:tcPr>
            <w:tcW w:w="2007" w:type="dxa"/>
          </w:tcPr>
          <w:p w14:paraId="0472D570" w14:textId="17C6D1CD" w:rsidR="000E40FC" w:rsidRPr="001840C3" w:rsidRDefault="000E40FC">
            <w:pPr>
              <w:pStyle w:val="BodyText"/>
              <w:jc w:val="center"/>
              <w:rPr>
                <w:rFonts w:ascii="Times New Roman" w:hAnsi="Times New Roman" w:cs="Times New Roman"/>
                <w:sz w:val="24"/>
                <w:szCs w:val="24"/>
                <w:rPrChange w:id="355" w:author="Usman Sohail" w:date="2020-05-22T04:41:00Z">
                  <w:rPr>
                    <w:rFonts w:ascii="Times New Roman" w:hAnsi="Times New Roman" w:cs="Times New Roman"/>
                  </w:rPr>
                </w:rPrChange>
              </w:rPr>
              <w:pPrChange w:id="356" w:author="Usman Sohail" w:date="2020-05-22T04:41:00Z">
                <w:pPr>
                  <w:pStyle w:val="BodyText"/>
                </w:pPr>
              </w:pPrChange>
            </w:pPr>
            <w:r w:rsidRPr="001840C3">
              <w:rPr>
                <w:rFonts w:ascii="Times New Roman" w:hAnsi="Times New Roman" w:cs="Times New Roman"/>
                <w:sz w:val="24"/>
                <w:szCs w:val="24"/>
                <w:rPrChange w:id="357"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58" w:author="Usman Sohail" w:date="2020-05-22T04:41:00Z">
                  <w:rPr>
                    <w:rFonts w:ascii="Times New Roman" w:hAnsi="Times New Roman" w:cs="Times New Roman"/>
                  </w:rPr>
                </w:rPrChange>
              </w:rPr>
              <w:t>67</w:t>
            </w:r>
          </w:p>
        </w:tc>
        <w:tc>
          <w:tcPr>
            <w:tcW w:w="1938" w:type="dxa"/>
          </w:tcPr>
          <w:p w14:paraId="4472CD5A" w14:textId="475864CF" w:rsidR="000E40FC" w:rsidRPr="001840C3" w:rsidRDefault="000E40FC">
            <w:pPr>
              <w:pStyle w:val="BodyText"/>
              <w:jc w:val="center"/>
              <w:rPr>
                <w:rFonts w:ascii="Times New Roman" w:hAnsi="Times New Roman" w:cs="Times New Roman"/>
                <w:sz w:val="24"/>
                <w:szCs w:val="24"/>
                <w:rPrChange w:id="359" w:author="Usman Sohail" w:date="2020-05-22T04:41:00Z">
                  <w:rPr>
                    <w:rFonts w:ascii="Times New Roman" w:hAnsi="Times New Roman" w:cs="Times New Roman"/>
                  </w:rPr>
                </w:rPrChange>
              </w:rPr>
              <w:pPrChange w:id="360" w:author="Usman Sohail" w:date="2020-05-22T04:41:00Z">
                <w:pPr>
                  <w:pStyle w:val="BodyText"/>
                </w:pPr>
              </w:pPrChange>
            </w:pPr>
            <w:r w:rsidRPr="001840C3">
              <w:rPr>
                <w:rFonts w:ascii="Times New Roman" w:hAnsi="Times New Roman" w:cs="Times New Roman"/>
                <w:sz w:val="24"/>
                <w:szCs w:val="24"/>
                <w:rPrChange w:id="361"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62" w:author="Usman Sohail" w:date="2020-05-22T04:41:00Z">
                  <w:rPr>
                    <w:rFonts w:ascii="Times New Roman" w:hAnsi="Times New Roman" w:cs="Times New Roman"/>
                  </w:rPr>
                </w:rPrChange>
              </w:rPr>
              <w:t>65</w:t>
            </w:r>
          </w:p>
        </w:tc>
        <w:tc>
          <w:tcPr>
            <w:tcW w:w="1931" w:type="dxa"/>
          </w:tcPr>
          <w:p w14:paraId="033CE139" w14:textId="582A491D" w:rsidR="000E40FC" w:rsidRPr="001840C3" w:rsidRDefault="000E40FC">
            <w:pPr>
              <w:pStyle w:val="BodyText"/>
              <w:jc w:val="center"/>
              <w:rPr>
                <w:rFonts w:ascii="Times New Roman" w:hAnsi="Times New Roman" w:cs="Times New Roman"/>
                <w:sz w:val="24"/>
                <w:szCs w:val="24"/>
                <w:rPrChange w:id="363" w:author="Usman Sohail" w:date="2020-05-22T04:41:00Z">
                  <w:rPr>
                    <w:rFonts w:ascii="Times New Roman" w:hAnsi="Times New Roman" w:cs="Times New Roman"/>
                  </w:rPr>
                </w:rPrChange>
              </w:rPr>
              <w:pPrChange w:id="364" w:author="Usman Sohail" w:date="2020-05-22T04:41:00Z">
                <w:pPr>
                  <w:pStyle w:val="BodyText"/>
                </w:pPr>
              </w:pPrChange>
            </w:pPr>
            <w:r w:rsidRPr="001840C3">
              <w:rPr>
                <w:rFonts w:ascii="Times New Roman" w:hAnsi="Times New Roman" w:cs="Times New Roman"/>
                <w:sz w:val="24"/>
                <w:szCs w:val="24"/>
                <w:rPrChange w:id="365" w:author="Usman Sohail" w:date="2020-05-22T04:41:00Z">
                  <w:rPr>
                    <w:rFonts w:ascii="Times New Roman" w:hAnsi="Times New Roman" w:cs="Times New Roman"/>
                  </w:rPr>
                </w:rPrChange>
              </w:rPr>
              <w:t>0.</w:t>
            </w:r>
            <w:r w:rsidR="001007D5" w:rsidRPr="001840C3">
              <w:rPr>
                <w:rFonts w:ascii="Times New Roman" w:hAnsi="Times New Roman" w:cs="Times New Roman"/>
                <w:sz w:val="24"/>
                <w:szCs w:val="24"/>
                <w:rPrChange w:id="366" w:author="Usman Sohail" w:date="2020-05-22T04:41:00Z">
                  <w:rPr>
                    <w:rFonts w:ascii="Times New Roman" w:hAnsi="Times New Roman" w:cs="Times New Roman"/>
                  </w:rPr>
                </w:rPrChange>
              </w:rPr>
              <w:t>63</w:t>
            </w:r>
          </w:p>
        </w:tc>
        <w:tc>
          <w:tcPr>
            <w:tcW w:w="1814" w:type="dxa"/>
          </w:tcPr>
          <w:p w14:paraId="5198EDEB" w14:textId="77777777" w:rsidR="000E40FC" w:rsidRPr="001840C3" w:rsidRDefault="000E40FC">
            <w:pPr>
              <w:pStyle w:val="BodyText"/>
              <w:jc w:val="center"/>
              <w:rPr>
                <w:rFonts w:ascii="Times New Roman" w:hAnsi="Times New Roman" w:cs="Times New Roman"/>
                <w:sz w:val="24"/>
                <w:szCs w:val="24"/>
                <w:rPrChange w:id="367" w:author="Usman Sohail" w:date="2020-05-22T04:41:00Z">
                  <w:rPr>
                    <w:rFonts w:ascii="Times New Roman" w:hAnsi="Times New Roman" w:cs="Times New Roman"/>
                  </w:rPr>
                </w:rPrChange>
              </w:rPr>
              <w:pPrChange w:id="368" w:author="Usman Sohail" w:date="2020-05-22T04:41:00Z">
                <w:pPr>
                  <w:pStyle w:val="BodyText"/>
                </w:pPr>
              </w:pPrChange>
            </w:pPr>
            <w:r w:rsidRPr="001840C3">
              <w:rPr>
                <w:rFonts w:ascii="Times New Roman" w:hAnsi="Times New Roman" w:cs="Times New Roman"/>
                <w:sz w:val="24"/>
                <w:szCs w:val="24"/>
                <w:rPrChange w:id="369" w:author="Usman Sohail" w:date="2020-05-22T04:41:00Z">
                  <w:rPr>
                    <w:rFonts w:ascii="Times New Roman" w:hAnsi="Times New Roman" w:cs="Times New Roman"/>
                  </w:rPr>
                </w:rPrChange>
              </w:rPr>
              <w:t>4046</w:t>
            </w:r>
          </w:p>
        </w:tc>
      </w:tr>
    </w:tbl>
    <w:p w14:paraId="180A4F4A" w14:textId="34F46B07" w:rsidR="00E77663" w:rsidDel="001840C3" w:rsidRDefault="00E77663" w:rsidP="001840C3">
      <w:pPr>
        <w:pStyle w:val="Heading2"/>
        <w:tabs>
          <w:tab w:val="left" w:pos="732"/>
          <w:tab w:val="left" w:pos="733"/>
        </w:tabs>
        <w:spacing w:before="1"/>
        <w:ind w:left="0" w:firstLine="0"/>
        <w:rPr>
          <w:del w:id="370" w:author="Usman Sohail" w:date="2020-05-22T04:41:00Z"/>
          <w:rFonts w:ascii="Times New Roman" w:hAnsi="Times New Roman" w:cs="Times New Roman"/>
        </w:rPr>
      </w:pPr>
    </w:p>
    <w:p w14:paraId="1713D966" w14:textId="77777777" w:rsidR="001840C3" w:rsidRDefault="001840C3" w:rsidP="001840C3">
      <w:pPr>
        <w:pStyle w:val="Heading2"/>
        <w:tabs>
          <w:tab w:val="left" w:pos="732"/>
          <w:tab w:val="left" w:pos="733"/>
        </w:tabs>
        <w:spacing w:before="1"/>
        <w:ind w:left="0" w:firstLine="0"/>
        <w:rPr>
          <w:ins w:id="371" w:author="Usman Sohail" w:date="2020-05-22T04:42:00Z"/>
          <w:rFonts w:ascii="Times New Roman" w:hAnsi="Times New Roman" w:cs="Times New Roman"/>
          <w:sz w:val="32"/>
          <w:szCs w:val="32"/>
        </w:rPr>
      </w:pPr>
    </w:p>
    <w:p w14:paraId="33B628EA" w14:textId="53F9718E" w:rsidR="001840C3" w:rsidRPr="001840C3" w:rsidRDefault="001840C3">
      <w:pPr>
        <w:pStyle w:val="Heading2"/>
        <w:tabs>
          <w:tab w:val="left" w:pos="732"/>
          <w:tab w:val="left" w:pos="733"/>
        </w:tabs>
        <w:spacing w:before="1"/>
        <w:ind w:left="0" w:firstLine="0"/>
        <w:rPr>
          <w:rFonts w:ascii="Times New Roman" w:hAnsi="Times New Roman" w:cs="Times New Roman"/>
          <w:sz w:val="32"/>
          <w:szCs w:val="32"/>
          <w:rPrChange w:id="372" w:author="Usman Sohail" w:date="2020-05-22T04:41:00Z">
            <w:rPr>
              <w:rFonts w:ascii="Times New Roman" w:hAnsi="Times New Roman" w:cs="Times New Roman"/>
            </w:rPr>
          </w:rPrChange>
        </w:rPr>
        <w:pPrChange w:id="373" w:author="Usman Sohail" w:date="2020-05-22T04:41:00Z">
          <w:pPr>
            <w:pStyle w:val="Heading2"/>
            <w:numPr>
              <w:ilvl w:val="1"/>
              <w:numId w:val="17"/>
            </w:numPr>
            <w:tabs>
              <w:tab w:val="left" w:pos="732"/>
              <w:tab w:val="left" w:pos="733"/>
            </w:tabs>
            <w:spacing w:before="1"/>
            <w:ind w:left="450" w:hanging="360"/>
          </w:pPr>
        </w:pPrChange>
      </w:pPr>
      <w:ins w:id="374" w:author="Usman Sohail" w:date="2020-05-22T04:45:00Z">
        <w:r>
          <w:rPr>
            <w:rFonts w:ascii="Times New Roman" w:hAnsi="Times New Roman" w:cs="Times New Roman"/>
            <w:sz w:val="28"/>
            <w:szCs w:val="28"/>
          </w:rPr>
          <w:t xml:space="preserve">7   </w:t>
        </w:r>
      </w:ins>
      <w:ins w:id="375" w:author="Usman Sohail" w:date="2020-05-22T05:02:00Z">
        <w:r w:rsidR="00B21B2E">
          <w:rPr>
            <w:rFonts w:ascii="Times New Roman" w:hAnsi="Times New Roman" w:cs="Times New Roman"/>
            <w:sz w:val="28"/>
            <w:szCs w:val="28"/>
          </w:rPr>
          <w:t xml:space="preserve"> </w:t>
        </w:r>
      </w:ins>
      <w:r w:rsidR="000E40FC" w:rsidRPr="001840C3">
        <w:rPr>
          <w:rFonts w:ascii="Times New Roman" w:hAnsi="Times New Roman" w:cs="Times New Roman"/>
          <w:sz w:val="28"/>
          <w:szCs w:val="28"/>
          <w:rPrChange w:id="376" w:author="Usman Sohail" w:date="2020-05-22T04:44:00Z">
            <w:rPr>
              <w:rFonts w:ascii="Times New Roman" w:hAnsi="Times New Roman" w:cs="Times New Roman"/>
            </w:rPr>
          </w:rPrChange>
        </w:rPr>
        <w:t>Discussion</w:t>
      </w:r>
      <w:del w:id="377" w:author="Usman Sohail" w:date="2020-05-22T04:42:00Z">
        <w:r w:rsidR="000E40FC" w:rsidRPr="001840C3" w:rsidDel="001840C3">
          <w:rPr>
            <w:rFonts w:ascii="Times New Roman" w:hAnsi="Times New Roman" w:cs="Times New Roman"/>
            <w:sz w:val="32"/>
            <w:szCs w:val="32"/>
            <w:rPrChange w:id="378" w:author="Usman Sohail" w:date="2020-05-22T04:41:00Z">
              <w:rPr>
                <w:rFonts w:ascii="Times New Roman" w:hAnsi="Times New Roman" w:cs="Times New Roman"/>
              </w:rPr>
            </w:rPrChange>
          </w:rPr>
          <w:delText>:</w:delText>
        </w:r>
      </w:del>
    </w:p>
    <w:p w14:paraId="7412DA51" w14:textId="77777777" w:rsidR="001840C3" w:rsidRDefault="001840C3" w:rsidP="000E40FC">
      <w:pPr>
        <w:pStyle w:val="BodyText"/>
        <w:spacing w:before="10"/>
        <w:ind w:firstLine="90"/>
        <w:rPr>
          <w:ins w:id="379" w:author="Usman Sohail" w:date="2020-05-22T04:45:00Z"/>
          <w:rFonts w:ascii="Times New Roman" w:hAnsi="Times New Roman" w:cs="Times New Roman"/>
          <w:sz w:val="24"/>
          <w:szCs w:val="24"/>
        </w:rPr>
      </w:pPr>
    </w:p>
    <w:p w14:paraId="2B8976E5" w14:textId="3FED0224" w:rsidR="000E40FC" w:rsidRDefault="000E40FC" w:rsidP="000E40FC">
      <w:pPr>
        <w:pStyle w:val="BodyText"/>
        <w:spacing w:before="10"/>
        <w:ind w:firstLine="90"/>
        <w:rPr>
          <w:ins w:id="380" w:author="Usman Sohail" w:date="2020-05-22T04:45:00Z"/>
          <w:rFonts w:ascii="Times New Roman" w:hAnsi="Times New Roman" w:cs="Times New Roman"/>
          <w:sz w:val="24"/>
          <w:szCs w:val="24"/>
        </w:rPr>
      </w:pPr>
      <w:r w:rsidRPr="001840C3">
        <w:rPr>
          <w:rFonts w:ascii="Times New Roman" w:hAnsi="Times New Roman" w:cs="Times New Roman"/>
          <w:sz w:val="24"/>
          <w:szCs w:val="24"/>
          <w:rPrChange w:id="381" w:author="Usman Sohail" w:date="2020-05-22T04:45:00Z">
            <w:rPr>
              <w:rFonts w:ascii="Times New Roman" w:hAnsi="Times New Roman" w:cs="Times New Roman"/>
            </w:rPr>
          </w:rPrChange>
        </w:rPr>
        <w:t xml:space="preserve">We also performed experiments using </w:t>
      </w:r>
      <w:r w:rsidR="00A06F38" w:rsidRPr="001840C3">
        <w:rPr>
          <w:rFonts w:ascii="Times New Roman" w:hAnsi="Times New Roman" w:cs="Times New Roman"/>
          <w:sz w:val="24"/>
          <w:szCs w:val="24"/>
          <w:rPrChange w:id="382" w:author="Usman Sohail" w:date="2020-05-22T04:45:00Z">
            <w:rPr>
              <w:rFonts w:ascii="Times New Roman" w:hAnsi="Times New Roman" w:cs="Times New Roman"/>
            </w:rPr>
          </w:rPrChange>
        </w:rPr>
        <w:t xml:space="preserve">unigram, </w:t>
      </w:r>
      <w:del w:id="383" w:author="Usman Sohail" w:date="2020-05-22T04:46:00Z">
        <w:r w:rsidR="00A06F38" w:rsidRPr="001840C3" w:rsidDel="001840C3">
          <w:rPr>
            <w:rFonts w:ascii="Times New Roman" w:hAnsi="Times New Roman" w:cs="Times New Roman"/>
            <w:sz w:val="24"/>
            <w:szCs w:val="24"/>
            <w:rPrChange w:id="384" w:author="Usman Sohail" w:date="2020-05-22T04:45:00Z">
              <w:rPr>
                <w:rFonts w:ascii="Times New Roman" w:hAnsi="Times New Roman" w:cs="Times New Roman"/>
              </w:rPr>
            </w:rPrChange>
          </w:rPr>
          <w:delText>bigram</w:delText>
        </w:r>
      </w:del>
      <w:ins w:id="385" w:author="Usman Sohail" w:date="2020-05-22T04:46:00Z">
        <w:r w:rsidR="001840C3" w:rsidRPr="001840C3">
          <w:rPr>
            <w:rFonts w:ascii="Times New Roman" w:hAnsi="Times New Roman" w:cs="Times New Roman"/>
            <w:sz w:val="24"/>
            <w:szCs w:val="24"/>
          </w:rPr>
          <w:t>bigram,</w:t>
        </w:r>
      </w:ins>
      <w:r w:rsidR="00A06F38" w:rsidRPr="001840C3">
        <w:rPr>
          <w:rFonts w:ascii="Times New Roman" w:hAnsi="Times New Roman" w:cs="Times New Roman"/>
          <w:sz w:val="24"/>
          <w:szCs w:val="24"/>
          <w:rPrChange w:id="386" w:author="Usman Sohail" w:date="2020-05-22T04:45:00Z">
            <w:rPr>
              <w:rFonts w:ascii="Times New Roman" w:hAnsi="Times New Roman" w:cs="Times New Roman"/>
            </w:rPr>
          </w:rPrChange>
        </w:rPr>
        <w:t xml:space="preserve"> and unigram plus bigram. The results of </w:t>
      </w:r>
      <w:r w:rsidR="003D1948" w:rsidRPr="001840C3">
        <w:rPr>
          <w:rFonts w:ascii="Times New Roman" w:hAnsi="Times New Roman" w:cs="Times New Roman"/>
          <w:sz w:val="24"/>
          <w:szCs w:val="24"/>
          <w:rPrChange w:id="387" w:author="Usman Sohail" w:date="2020-05-22T04:45:00Z">
            <w:rPr>
              <w:rFonts w:ascii="Times New Roman" w:hAnsi="Times New Roman" w:cs="Times New Roman"/>
            </w:rPr>
          </w:rPrChange>
        </w:rPr>
        <w:t>unigram language modeling out. The results of only the unigram modelling using count vectorizer are discussed above. Clearly logistic regression has out-performed other classifiers as it tries to learn a non-linear decision boundary from the start rather than estimating linear boundaries to learn a non-linear boundary.</w:t>
      </w:r>
    </w:p>
    <w:p w14:paraId="5FF32D5B" w14:textId="77777777" w:rsidR="001840C3" w:rsidRPr="001840C3" w:rsidRDefault="001840C3" w:rsidP="000E40FC">
      <w:pPr>
        <w:pStyle w:val="BodyText"/>
        <w:spacing w:before="10"/>
        <w:ind w:firstLine="90"/>
        <w:rPr>
          <w:rFonts w:ascii="Times New Roman" w:hAnsi="Times New Roman" w:cs="Times New Roman"/>
          <w:sz w:val="22"/>
          <w:szCs w:val="24"/>
          <w:rPrChange w:id="388" w:author="Usman Sohail" w:date="2020-05-22T04:45:00Z">
            <w:rPr>
              <w:rFonts w:ascii="Times New Roman" w:hAnsi="Times New Roman" w:cs="Times New Roman"/>
              <w:sz w:val="18"/>
            </w:rPr>
          </w:rPrChange>
        </w:rPr>
      </w:pPr>
    </w:p>
    <w:p w14:paraId="1443A3C9" w14:textId="670A17AC" w:rsidR="00B54855" w:rsidRDefault="00057AA5" w:rsidP="001840C3">
      <w:pPr>
        <w:pStyle w:val="Heading2"/>
        <w:numPr>
          <w:ilvl w:val="1"/>
          <w:numId w:val="5"/>
        </w:numPr>
        <w:tabs>
          <w:tab w:val="left" w:pos="732"/>
          <w:tab w:val="left" w:pos="733"/>
        </w:tabs>
        <w:spacing w:before="1"/>
        <w:rPr>
          <w:ins w:id="389" w:author="Usman Sohail" w:date="2020-05-22T04:45:00Z"/>
          <w:rFonts w:ascii="Times New Roman" w:hAnsi="Times New Roman" w:cs="Times New Roman"/>
        </w:rPr>
      </w:pPr>
      <w:r w:rsidRPr="00963407">
        <w:rPr>
          <w:rFonts w:ascii="Times New Roman" w:hAnsi="Times New Roman" w:cs="Times New Roman"/>
        </w:rPr>
        <w:t>Logistic Regression Using TF-IDF Vectorizer</w:t>
      </w:r>
      <w:ins w:id="390" w:author="Usman Sohail" w:date="2020-05-22T04:45:00Z">
        <w:r w:rsidR="001840C3">
          <w:rPr>
            <w:rFonts w:ascii="Times New Roman" w:hAnsi="Times New Roman" w:cs="Times New Roman"/>
          </w:rPr>
          <w:t>:</w:t>
        </w:r>
      </w:ins>
      <w:del w:id="391" w:author="Usman Sohail" w:date="2020-05-22T04:45:00Z">
        <w:r w:rsidRPr="00963407" w:rsidDel="001840C3">
          <w:rPr>
            <w:rFonts w:ascii="Times New Roman" w:hAnsi="Times New Roman" w:cs="Times New Roman"/>
          </w:rPr>
          <w:delText xml:space="preserve"> </w:delText>
        </w:r>
      </w:del>
    </w:p>
    <w:p w14:paraId="093B1B06" w14:textId="77777777" w:rsidR="001840C3" w:rsidRPr="00963407" w:rsidDel="001840C3" w:rsidRDefault="001840C3">
      <w:pPr>
        <w:pStyle w:val="Heading2"/>
        <w:tabs>
          <w:tab w:val="left" w:pos="732"/>
          <w:tab w:val="left" w:pos="733"/>
        </w:tabs>
        <w:spacing w:before="1"/>
        <w:rPr>
          <w:del w:id="392" w:author="Usman Sohail" w:date="2020-05-22T04:45:00Z"/>
          <w:rFonts w:ascii="Times New Roman" w:hAnsi="Times New Roman" w:cs="Times New Roman"/>
        </w:rPr>
        <w:pPrChange w:id="393" w:author="Usman Sohail" w:date="2020-05-22T04:45:00Z">
          <w:pPr>
            <w:pStyle w:val="Heading2"/>
            <w:numPr>
              <w:ilvl w:val="1"/>
              <w:numId w:val="18"/>
            </w:numPr>
            <w:tabs>
              <w:tab w:val="left" w:pos="732"/>
              <w:tab w:val="left" w:pos="733"/>
            </w:tabs>
            <w:spacing w:before="1"/>
            <w:ind w:left="479" w:hanging="360"/>
          </w:pPr>
        </w:pPrChange>
      </w:pPr>
    </w:p>
    <w:p w14:paraId="14D15B84" w14:textId="3B885A1F" w:rsidR="00057AA5" w:rsidRDefault="00057AA5" w:rsidP="00057AA5">
      <w:pPr>
        <w:pStyle w:val="BodyText"/>
        <w:rPr>
          <w:ins w:id="394" w:author="Usman Sohail" w:date="2020-05-22T04:45:00Z"/>
          <w:rFonts w:ascii="Times New Roman" w:hAnsi="Times New Roman" w:cs="Times New Roman"/>
          <w:sz w:val="24"/>
          <w:szCs w:val="24"/>
        </w:rPr>
      </w:pPr>
      <w:del w:id="395" w:author="Usman Sohail" w:date="2020-05-22T04:45:00Z">
        <w:r w:rsidRPr="001840C3" w:rsidDel="001840C3">
          <w:rPr>
            <w:rFonts w:ascii="Times New Roman" w:hAnsi="Times New Roman" w:cs="Times New Roman"/>
            <w:sz w:val="24"/>
            <w:szCs w:val="24"/>
            <w:rPrChange w:id="396" w:author="Usman Sohail" w:date="2020-05-22T04:45:00Z">
              <w:rPr>
                <w:rFonts w:ascii="Times New Roman" w:hAnsi="Times New Roman" w:cs="Times New Roman"/>
              </w:rPr>
            </w:rPrChange>
          </w:rPr>
          <w:delText xml:space="preserve">  </w:delText>
        </w:r>
      </w:del>
      <w:r w:rsidRPr="001840C3">
        <w:rPr>
          <w:rFonts w:ascii="Times New Roman" w:hAnsi="Times New Roman" w:cs="Times New Roman"/>
          <w:sz w:val="24"/>
          <w:szCs w:val="24"/>
          <w:rPrChange w:id="397" w:author="Usman Sohail" w:date="2020-05-22T04:45:00Z">
            <w:rPr>
              <w:rFonts w:ascii="Times New Roman" w:hAnsi="Times New Roman" w:cs="Times New Roman"/>
            </w:rPr>
          </w:rPrChange>
        </w:rPr>
        <w:t>We obtained the following accuracy on training and testing data as shown in the table below:</w:t>
      </w:r>
    </w:p>
    <w:p w14:paraId="78F61FCA" w14:textId="77777777" w:rsidR="001840C3" w:rsidRPr="001840C3" w:rsidRDefault="001840C3" w:rsidP="00057AA5">
      <w:pPr>
        <w:pStyle w:val="BodyText"/>
        <w:rPr>
          <w:rFonts w:ascii="Times New Roman" w:hAnsi="Times New Roman" w:cs="Times New Roman"/>
          <w:sz w:val="24"/>
          <w:szCs w:val="24"/>
          <w:rPrChange w:id="398" w:author="Usman Sohail" w:date="2020-05-22T04:45:00Z">
            <w:rPr>
              <w:rFonts w:ascii="Times New Roman" w:hAnsi="Times New Roman" w:cs="Times New Roman"/>
            </w:rPr>
          </w:rPrChange>
        </w:rPr>
      </w:pPr>
    </w:p>
    <w:tbl>
      <w:tblPr>
        <w:tblStyle w:val="TableGrid"/>
        <w:tblW w:w="0" w:type="auto"/>
        <w:tblInd w:w="1129" w:type="dxa"/>
        <w:tblLook w:val="04A0" w:firstRow="1" w:lastRow="0" w:firstColumn="1" w:lastColumn="0" w:noHBand="0" w:noVBand="1"/>
        <w:tblPrChange w:id="399" w:author="Usman Sohail" w:date="2020-05-22T05:23:00Z">
          <w:tblPr>
            <w:tblStyle w:val="TableGrid"/>
            <w:tblW w:w="0" w:type="auto"/>
            <w:tblInd w:w="90" w:type="dxa"/>
            <w:tblLook w:val="04A0" w:firstRow="1" w:lastRow="0" w:firstColumn="1" w:lastColumn="0" w:noHBand="0" w:noVBand="1"/>
          </w:tblPr>
        </w:tblPrChange>
      </w:tblPr>
      <w:tblGrid>
        <w:gridCol w:w="3710"/>
        <w:gridCol w:w="3520"/>
        <w:tblGridChange w:id="400">
          <w:tblGrid>
            <w:gridCol w:w="4749"/>
            <w:gridCol w:w="4751"/>
          </w:tblGrid>
        </w:tblGridChange>
      </w:tblGrid>
      <w:tr w:rsidR="00057AA5" w:rsidRPr="001840C3" w14:paraId="2B182793" w14:textId="77777777" w:rsidTr="00A91E5A">
        <w:tc>
          <w:tcPr>
            <w:tcW w:w="3710" w:type="dxa"/>
            <w:tcPrChange w:id="401" w:author="Usman Sohail" w:date="2020-05-22T05:23:00Z">
              <w:tcPr>
                <w:tcW w:w="4795" w:type="dxa"/>
              </w:tcPr>
            </w:tcPrChange>
          </w:tcPr>
          <w:p w14:paraId="3EB093CC" w14:textId="77777777" w:rsidR="00057AA5" w:rsidRPr="001840C3" w:rsidRDefault="00057AA5">
            <w:pPr>
              <w:pStyle w:val="BodyText"/>
              <w:jc w:val="center"/>
              <w:rPr>
                <w:rFonts w:ascii="Times New Roman" w:hAnsi="Times New Roman" w:cs="Times New Roman"/>
                <w:sz w:val="24"/>
                <w:szCs w:val="24"/>
                <w:rPrChange w:id="402" w:author="Usman Sohail" w:date="2020-05-22T04:45:00Z">
                  <w:rPr>
                    <w:rFonts w:ascii="Times New Roman" w:hAnsi="Times New Roman" w:cs="Times New Roman"/>
                  </w:rPr>
                </w:rPrChange>
              </w:rPr>
              <w:pPrChange w:id="403" w:author="Usman Sohail" w:date="2020-05-22T04:46:00Z">
                <w:pPr>
                  <w:pStyle w:val="BodyText"/>
                </w:pPr>
              </w:pPrChange>
            </w:pPr>
            <w:r w:rsidRPr="001840C3">
              <w:rPr>
                <w:rFonts w:ascii="Times New Roman" w:hAnsi="Times New Roman" w:cs="Times New Roman"/>
                <w:sz w:val="24"/>
                <w:szCs w:val="24"/>
                <w:rPrChange w:id="404" w:author="Usman Sohail" w:date="2020-05-22T04:45:00Z">
                  <w:rPr>
                    <w:rFonts w:ascii="Times New Roman" w:hAnsi="Times New Roman" w:cs="Times New Roman"/>
                  </w:rPr>
                </w:rPrChange>
              </w:rPr>
              <w:t>Data</w:t>
            </w:r>
          </w:p>
        </w:tc>
        <w:tc>
          <w:tcPr>
            <w:tcW w:w="3520" w:type="dxa"/>
            <w:tcPrChange w:id="405" w:author="Usman Sohail" w:date="2020-05-22T05:23:00Z">
              <w:tcPr>
                <w:tcW w:w="4795" w:type="dxa"/>
              </w:tcPr>
            </w:tcPrChange>
          </w:tcPr>
          <w:p w14:paraId="1722BF78" w14:textId="77777777" w:rsidR="00057AA5" w:rsidRPr="001840C3" w:rsidRDefault="00057AA5">
            <w:pPr>
              <w:pStyle w:val="BodyText"/>
              <w:jc w:val="center"/>
              <w:rPr>
                <w:rFonts w:ascii="Times New Roman" w:hAnsi="Times New Roman" w:cs="Times New Roman"/>
                <w:sz w:val="24"/>
                <w:szCs w:val="24"/>
                <w:rPrChange w:id="406" w:author="Usman Sohail" w:date="2020-05-22T04:45:00Z">
                  <w:rPr>
                    <w:rFonts w:ascii="Times New Roman" w:hAnsi="Times New Roman" w:cs="Times New Roman"/>
                  </w:rPr>
                </w:rPrChange>
              </w:rPr>
              <w:pPrChange w:id="407" w:author="Usman Sohail" w:date="2020-05-22T04:46:00Z">
                <w:pPr>
                  <w:pStyle w:val="BodyText"/>
                </w:pPr>
              </w:pPrChange>
            </w:pPr>
            <w:r w:rsidRPr="001840C3">
              <w:rPr>
                <w:rFonts w:ascii="Times New Roman" w:hAnsi="Times New Roman" w:cs="Times New Roman"/>
                <w:sz w:val="24"/>
                <w:szCs w:val="24"/>
                <w:rPrChange w:id="408" w:author="Usman Sohail" w:date="2020-05-22T04:45:00Z">
                  <w:rPr>
                    <w:rFonts w:ascii="Times New Roman" w:hAnsi="Times New Roman" w:cs="Times New Roman"/>
                  </w:rPr>
                </w:rPrChange>
              </w:rPr>
              <w:t>Mean Accuracy</w:t>
            </w:r>
          </w:p>
        </w:tc>
      </w:tr>
      <w:tr w:rsidR="00057AA5" w:rsidRPr="001840C3" w14:paraId="6B279025" w14:textId="77777777" w:rsidTr="00A91E5A">
        <w:tc>
          <w:tcPr>
            <w:tcW w:w="3710" w:type="dxa"/>
            <w:tcPrChange w:id="409" w:author="Usman Sohail" w:date="2020-05-22T05:23:00Z">
              <w:tcPr>
                <w:tcW w:w="4795" w:type="dxa"/>
              </w:tcPr>
            </w:tcPrChange>
          </w:tcPr>
          <w:p w14:paraId="58B30918" w14:textId="77777777" w:rsidR="00057AA5" w:rsidRPr="001840C3" w:rsidRDefault="00057AA5">
            <w:pPr>
              <w:pStyle w:val="BodyText"/>
              <w:jc w:val="center"/>
              <w:rPr>
                <w:rFonts w:ascii="Times New Roman" w:hAnsi="Times New Roman" w:cs="Times New Roman"/>
                <w:sz w:val="24"/>
                <w:szCs w:val="24"/>
                <w:rPrChange w:id="410" w:author="Usman Sohail" w:date="2020-05-22T04:45:00Z">
                  <w:rPr>
                    <w:rFonts w:ascii="Times New Roman" w:hAnsi="Times New Roman" w:cs="Times New Roman"/>
                  </w:rPr>
                </w:rPrChange>
              </w:rPr>
              <w:pPrChange w:id="411" w:author="Usman Sohail" w:date="2020-05-22T04:46:00Z">
                <w:pPr>
                  <w:pStyle w:val="BodyText"/>
                </w:pPr>
              </w:pPrChange>
            </w:pPr>
            <w:r w:rsidRPr="001840C3">
              <w:rPr>
                <w:rFonts w:ascii="Times New Roman" w:hAnsi="Times New Roman" w:cs="Times New Roman"/>
                <w:sz w:val="24"/>
                <w:szCs w:val="24"/>
                <w:rPrChange w:id="412" w:author="Usman Sohail" w:date="2020-05-22T04:45:00Z">
                  <w:rPr>
                    <w:rFonts w:ascii="Times New Roman" w:hAnsi="Times New Roman" w:cs="Times New Roman"/>
                  </w:rPr>
                </w:rPrChange>
              </w:rPr>
              <w:t>Training Data</w:t>
            </w:r>
          </w:p>
        </w:tc>
        <w:tc>
          <w:tcPr>
            <w:tcW w:w="3520" w:type="dxa"/>
            <w:tcPrChange w:id="413" w:author="Usman Sohail" w:date="2020-05-22T05:23:00Z">
              <w:tcPr>
                <w:tcW w:w="4795" w:type="dxa"/>
              </w:tcPr>
            </w:tcPrChange>
          </w:tcPr>
          <w:p w14:paraId="6770BDA0" w14:textId="4769EA76" w:rsidR="00057AA5" w:rsidRPr="001840C3" w:rsidRDefault="001007D5">
            <w:pPr>
              <w:pStyle w:val="BodyText"/>
              <w:jc w:val="center"/>
              <w:rPr>
                <w:rFonts w:ascii="Times New Roman" w:hAnsi="Times New Roman" w:cs="Times New Roman"/>
                <w:sz w:val="24"/>
                <w:szCs w:val="24"/>
                <w:rPrChange w:id="414" w:author="Usman Sohail" w:date="2020-05-22T04:45:00Z">
                  <w:rPr>
                    <w:rFonts w:ascii="Times New Roman" w:hAnsi="Times New Roman" w:cs="Times New Roman"/>
                  </w:rPr>
                </w:rPrChange>
              </w:rPr>
              <w:pPrChange w:id="415" w:author="Usman Sohail" w:date="2020-05-22T04:46:00Z">
                <w:pPr>
                  <w:pStyle w:val="BodyText"/>
                </w:pPr>
              </w:pPrChange>
            </w:pPr>
            <w:r w:rsidRPr="001840C3">
              <w:rPr>
                <w:rFonts w:ascii="Times New Roman" w:hAnsi="Times New Roman" w:cs="Times New Roman"/>
                <w:sz w:val="24"/>
                <w:szCs w:val="24"/>
                <w:rPrChange w:id="416" w:author="Usman Sohail" w:date="2020-05-22T04:45:00Z">
                  <w:rPr>
                    <w:rFonts w:ascii="Times New Roman" w:hAnsi="Times New Roman" w:cs="Times New Roman"/>
                  </w:rPr>
                </w:rPrChange>
              </w:rPr>
              <w:t>83.50</w:t>
            </w:r>
          </w:p>
        </w:tc>
      </w:tr>
      <w:tr w:rsidR="00057AA5" w:rsidRPr="001840C3" w14:paraId="277E9813" w14:textId="77777777" w:rsidTr="00A91E5A">
        <w:tc>
          <w:tcPr>
            <w:tcW w:w="3710" w:type="dxa"/>
            <w:tcPrChange w:id="417" w:author="Usman Sohail" w:date="2020-05-22T05:23:00Z">
              <w:tcPr>
                <w:tcW w:w="4795" w:type="dxa"/>
              </w:tcPr>
            </w:tcPrChange>
          </w:tcPr>
          <w:p w14:paraId="67D1C04B" w14:textId="77777777" w:rsidR="00057AA5" w:rsidRPr="001840C3" w:rsidRDefault="00057AA5">
            <w:pPr>
              <w:pStyle w:val="BodyText"/>
              <w:jc w:val="center"/>
              <w:rPr>
                <w:rFonts w:ascii="Times New Roman" w:hAnsi="Times New Roman" w:cs="Times New Roman"/>
                <w:sz w:val="24"/>
                <w:szCs w:val="24"/>
                <w:rPrChange w:id="418" w:author="Usman Sohail" w:date="2020-05-22T04:45:00Z">
                  <w:rPr>
                    <w:rFonts w:ascii="Times New Roman" w:hAnsi="Times New Roman" w:cs="Times New Roman"/>
                  </w:rPr>
                </w:rPrChange>
              </w:rPr>
              <w:pPrChange w:id="419" w:author="Usman Sohail" w:date="2020-05-22T04:46:00Z">
                <w:pPr>
                  <w:pStyle w:val="BodyText"/>
                </w:pPr>
              </w:pPrChange>
            </w:pPr>
            <w:r w:rsidRPr="001840C3">
              <w:rPr>
                <w:rFonts w:ascii="Times New Roman" w:hAnsi="Times New Roman" w:cs="Times New Roman"/>
                <w:sz w:val="24"/>
                <w:szCs w:val="24"/>
                <w:rPrChange w:id="420" w:author="Usman Sohail" w:date="2020-05-22T04:45:00Z">
                  <w:rPr>
                    <w:rFonts w:ascii="Times New Roman" w:hAnsi="Times New Roman" w:cs="Times New Roman"/>
                  </w:rPr>
                </w:rPrChange>
              </w:rPr>
              <w:t>Testing Data</w:t>
            </w:r>
          </w:p>
        </w:tc>
        <w:tc>
          <w:tcPr>
            <w:tcW w:w="3520" w:type="dxa"/>
            <w:tcPrChange w:id="421" w:author="Usman Sohail" w:date="2020-05-22T05:23:00Z">
              <w:tcPr>
                <w:tcW w:w="4795" w:type="dxa"/>
              </w:tcPr>
            </w:tcPrChange>
          </w:tcPr>
          <w:p w14:paraId="74CAE9F7" w14:textId="34DBC65A" w:rsidR="00057AA5" w:rsidRPr="001840C3" w:rsidRDefault="001007D5">
            <w:pPr>
              <w:pStyle w:val="BodyText"/>
              <w:jc w:val="center"/>
              <w:rPr>
                <w:rFonts w:ascii="Times New Roman" w:hAnsi="Times New Roman" w:cs="Times New Roman"/>
                <w:sz w:val="24"/>
                <w:szCs w:val="24"/>
                <w:rPrChange w:id="422" w:author="Usman Sohail" w:date="2020-05-22T04:45:00Z">
                  <w:rPr>
                    <w:rFonts w:ascii="Times New Roman" w:hAnsi="Times New Roman" w:cs="Times New Roman"/>
                  </w:rPr>
                </w:rPrChange>
              </w:rPr>
              <w:pPrChange w:id="423" w:author="Usman Sohail" w:date="2020-05-22T04:46:00Z">
                <w:pPr>
                  <w:pStyle w:val="BodyText"/>
                </w:pPr>
              </w:pPrChange>
            </w:pPr>
            <w:r w:rsidRPr="001840C3">
              <w:rPr>
                <w:rFonts w:ascii="Times New Roman" w:hAnsi="Times New Roman" w:cs="Times New Roman"/>
                <w:sz w:val="24"/>
                <w:szCs w:val="24"/>
                <w:rPrChange w:id="424" w:author="Usman Sohail" w:date="2020-05-22T04:45:00Z">
                  <w:rPr>
                    <w:rFonts w:ascii="Times New Roman" w:hAnsi="Times New Roman" w:cs="Times New Roman"/>
                  </w:rPr>
                </w:rPrChange>
              </w:rPr>
              <w:t>65.81</w:t>
            </w:r>
          </w:p>
        </w:tc>
      </w:tr>
    </w:tbl>
    <w:p w14:paraId="66BA66A6" w14:textId="77777777" w:rsidR="001840C3" w:rsidRDefault="001840C3" w:rsidP="001840C3">
      <w:pPr>
        <w:pStyle w:val="BodyText"/>
        <w:rPr>
          <w:ins w:id="425" w:author="Usman Sohail" w:date="2020-05-22T04:46:00Z"/>
          <w:rFonts w:ascii="Times New Roman" w:hAnsi="Times New Roman" w:cs="Times New Roman"/>
          <w:sz w:val="24"/>
          <w:szCs w:val="24"/>
        </w:rPr>
      </w:pPr>
    </w:p>
    <w:p w14:paraId="3FF3E875" w14:textId="554582DE" w:rsidR="001840C3" w:rsidRPr="001840C3" w:rsidRDefault="00057AA5">
      <w:pPr>
        <w:pStyle w:val="BodyText"/>
        <w:rPr>
          <w:rFonts w:ascii="Times New Roman" w:hAnsi="Times New Roman" w:cs="Times New Roman"/>
          <w:sz w:val="24"/>
          <w:szCs w:val="24"/>
          <w:rPrChange w:id="426" w:author="Usman Sohail" w:date="2020-05-22T04:45:00Z">
            <w:rPr>
              <w:rFonts w:ascii="Times New Roman" w:hAnsi="Times New Roman" w:cs="Times New Roman"/>
            </w:rPr>
          </w:rPrChange>
        </w:rPr>
        <w:pPrChange w:id="427" w:author="Usman Sohail" w:date="2020-05-22T04:46:00Z">
          <w:pPr>
            <w:pStyle w:val="BodyText"/>
            <w:ind w:firstLine="360"/>
          </w:pPr>
        </w:pPrChange>
      </w:pPr>
      <w:r w:rsidRPr="001840C3">
        <w:rPr>
          <w:rFonts w:ascii="Times New Roman" w:hAnsi="Times New Roman" w:cs="Times New Roman"/>
          <w:sz w:val="24"/>
          <w:szCs w:val="24"/>
          <w:rPrChange w:id="428" w:author="Usman Sohail" w:date="2020-05-22T04:45:00Z">
            <w:rPr>
              <w:rFonts w:ascii="Times New Roman" w:hAnsi="Times New Roman" w:cs="Times New Roman"/>
            </w:rPr>
          </w:rPrChange>
        </w:rPr>
        <w:t>The following confusion matrix is generated:</w:t>
      </w:r>
    </w:p>
    <w:p w14:paraId="7718966D" w14:textId="1A63765C" w:rsidR="00057AA5" w:rsidRPr="00963407" w:rsidRDefault="001007D5">
      <w:pPr>
        <w:pStyle w:val="BodyText"/>
        <w:jc w:val="center"/>
        <w:rPr>
          <w:rFonts w:ascii="Times New Roman" w:hAnsi="Times New Roman" w:cs="Times New Roman"/>
        </w:rPr>
        <w:pPrChange w:id="429" w:author="Usman Sohail" w:date="2020-05-22T04:46:00Z">
          <w:pPr>
            <w:pStyle w:val="BodyText"/>
          </w:pPr>
        </w:pPrChange>
      </w:pPr>
      <w:r w:rsidRPr="00963407">
        <w:rPr>
          <w:rFonts w:ascii="Times New Roman" w:hAnsi="Times New Roman" w:cs="Times New Roman"/>
          <w:noProof/>
        </w:rPr>
        <w:lastRenderedPageBreak/>
        <w:drawing>
          <wp:inline distT="0" distB="0" distL="0" distR="0" wp14:anchorId="0A4A5909" wp14:editId="4ADCF9AE">
            <wp:extent cx="5562600" cy="5364480"/>
            <wp:effectExtent l="0" t="0" r="0" b="7620"/>
            <wp:docPr id="29" name="Picture 29" descr="C:\Users\Dyass\AppData\Local\Microsoft\Windows\INetCache\Content.MSO\73B42B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yass\AppData\Local\Microsoft\Windows\INetCache\Content.MSO\73B42BB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5364480"/>
                    </a:xfrm>
                    <a:prstGeom prst="rect">
                      <a:avLst/>
                    </a:prstGeom>
                    <a:noFill/>
                    <a:ln>
                      <a:noFill/>
                    </a:ln>
                  </pic:spPr>
                </pic:pic>
              </a:graphicData>
            </a:graphic>
          </wp:inline>
        </w:drawing>
      </w:r>
    </w:p>
    <w:p w14:paraId="054FB934" w14:textId="77777777" w:rsidR="00057AA5" w:rsidRPr="001840C3" w:rsidRDefault="00057AA5" w:rsidP="00057AA5">
      <w:pPr>
        <w:pStyle w:val="BodyText"/>
        <w:rPr>
          <w:rFonts w:ascii="Times New Roman" w:hAnsi="Times New Roman" w:cs="Times New Roman"/>
          <w:sz w:val="24"/>
          <w:szCs w:val="24"/>
          <w:rPrChange w:id="430"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31" w:author="Usman Sohail" w:date="2020-05-22T04:46:00Z">
            <w:rPr>
              <w:rFonts w:ascii="Times New Roman" w:hAnsi="Times New Roman" w:cs="Times New Roman"/>
            </w:rPr>
          </w:rPrChange>
        </w:rPr>
        <w:t>The following classification reports is obtained:</w:t>
      </w:r>
    </w:p>
    <w:p w14:paraId="5E80BF0E" w14:textId="77777777" w:rsidR="00057AA5" w:rsidRPr="001840C3" w:rsidRDefault="00057AA5" w:rsidP="00057AA5">
      <w:pPr>
        <w:pStyle w:val="BodyText"/>
        <w:rPr>
          <w:rFonts w:ascii="Times New Roman" w:hAnsi="Times New Roman" w:cs="Times New Roman"/>
          <w:sz w:val="24"/>
          <w:szCs w:val="24"/>
          <w:rPrChange w:id="432" w:author="Usman Sohail" w:date="2020-05-22T04:46: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057AA5" w:rsidRPr="001840C3" w14:paraId="109EE465" w14:textId="77777777" w:rsidTr="00E82921">
        <w:tc>
          <w:tcPr>
            <w:tcW w:w="1810" w:type="dxa"/>
          </w:tcPr>
          <w:p w14:paraId="0C2E5AA6" w14:textId="77777777" w:rsidR="00057AA5" w:rsidRPr="001840C3" w:rsidRDefault="00057AA5" w:rsidP="00E82921">
            <w:pPr>
              <w:pStyle w:val="BodyText"/>
              <w:rPr>
                <w:rFonts w:ascii="Times New Roman" w:hAnsi="Times New Roman" w:cs="Times New Roman"/>
                <w:sz w:val="24"/>
                <w:szCs w:val="24"/>
                <w:rPrChange w:id="433" w:author="Usman Sohail" w:date="2020-05-22T04:46:00Z">
                  <w:rPr>
                    <w:rFonts w:ascii="Times New Roman" w:hAnsi="Times New Roman" w:cs="Times New Roman"/>
                  </w:rPr>
                </w:rPrChange>
              </w:rPr>
            </w:pPr>
          </w:p>
        </w:tc>
        <w:tc>
          <w:tcPr>
            <w:tcW w:w="2007" w:type="dxa"/>
          </w:tcPr>
          <w:p w14:paraId="69584E9F" w14:textId="77777777" w:rsidR="00057AA5" w:rsidRPr="001840C3" w:rsidRDefault="00057AA5" w:rsidP="00E82921">
            <w:pPr>
              <w:pStyle w:val="BodyText"/>
              <w:rPr>
                <w:rFonts w:ascii="Times New Roman" w:hAnsi="Times New Roman" w:cs="Times New Roman"/>
                <w:sz w:val="24"/>
                <w:szCs w:val="24"/>
                <w:rPrChange w:id="434"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35" w:author="Usman Sohail" w:date="2020-05-22T04:46:00Z">
                  <w:rPr>
                    <w:rFonts w:ascii="Times New Roman" w:hAnsi="Times New Roman" w:cs="Times New Roman"/>
                  </w:rPr>
                </w:rPrChange>
              </w:rPr>
              <w:t>Precision</w:t>
            </w:r>
          </w:p>
        </w:tc>
        <w:tc>
          <w:tcPr>
            <w:tcW w:w="1938" w:type="dxa"/>
          </w:tcPr>
          <w:p w14:paraId="7BCD0C10" w14:textId="77777777" w:rsidR="00057AA5" w:rsidRPr="001840C3" w:rsidRDefault="00057AA5" w:rsidP="00E82921">
            <w:pPr>
              <w:pStyle w:val="BodyText"/>
              <w:rPr>
                <w:rFonts w:ascii="Times New Roman" w:hAnsi="Times New Roman" w:cs="Times New Roman"/>
                <w:sz w:val="24"/>
                <w:szCs w:val="24"/>
                <w:rPrChange w:id="436"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37" w:author="Usman Sohail" w:date="2020-05-22T04:46:00Z">
                  <w:rPr>
                    <w:rFonts w:ascii="Times New Roman" w:hAnsi="Times New Roman" w:cs="Times New Roman"/>
                  </w:rPr>
                </w:rPrChange>
              </w:rPr>
              <w:t>Recall</w:t>
            </w:r>
          </w:p>
        </w:tc>
        <w:tc>
          <w:tcPr>
            <w:tcW w:w="1931" w:type="dxa"/>
          </w:tcPr>
          <w:p w14:paraId="0454CE02" w14:textId="77777777" w:rsidR="00057AA5" w:rsidRPr="001840C3" w:rsidRDefault="00057AA5" w:rsidP="00E82921">
            <w:pPr>
              <w:pStyle w:val="BodyText"/>
              <w:rPr>
                <w:rFonts w:ascii="Times New Roman" w:hAnsi="Times New Roman" w:cs="Times New Roman"/>
                <w:sz w:val="24"/>
                <w:szCs w:val="24"/>
                <w:rPrChange w:id="438"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39" w:author="Usman Sohail" w:date="2020-05-22T04:46:00Z">
                  <w:rPr>
                    <w:rFonts w:ascii="Times New Roman" w:hAnsi="Times New Roman" w:cs="Times New Roman"/>
                  </w:rPr>
                </w:rPrChange>
              </w:rPr>
              <w:t>F1-Score</w:t>
            </w:r>
          </w:p>
        </w:tc>
        <w:tc>
          <w:tcPr>
            <w:tcW w:w="1814" w:type="dxa"/>
          </w:tcPr>
          <w:p w14:paraId="446FD082" w14:textId="77777777" w:rsidR="00057AA5" w:rsidRPr="001840C3" w:rsidRDefault="00057AA5" w:rsidP="00E82921">
            <w:pPr>
              <w:pStyle w:val="BodyText"/>
              <w:rPr>
                <w:rFonts w:ascii="Times New Roman" w:hAnsi="Times New Roman" w:cs="Times New Roman"/>
                <w:sz w:val="24"/>
                <w:szCs w:val="24"/>
                <w:rPrChange w:id="440"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41" w:author="Usman Sohail" w:date="2020-05-22T04:46:00Z">
                  <w:rPr>
                    <w:rFonts w:ascii="Times New Roman" w:hAnsi="Times New Roman" w:cs="Times New Roman"/>
                  </w:rPr>
                </w:rPrChange>
              </w:rPr>
              <w:t>Support</w:t>
            </w:r>
          </w:p>
        </w:tc>
      </w:tr>
      <w:tr w:rsidR="00057AA5" w:rsidRPr="001840C3" w14:paraId="1F8F7585" w14:textId="77777777" w:rsidTr="00E82921">
        <w:tc>
          <w:tcPr>
            <w:tcW w:w="1810" w:type="dxa"/>
          </w:tcPr>
          <w:p w14:paraId="3AACB003" w14:textId="77777777" w:rsidR="00057AA5" w:rsidRPr="001840C3" w:rsidRDefault="00057AA5" w:rsidP="00E82921">
            <w:pPr>
              <w:pStyle w:val="BodyText"/>
              <w:rPr>
                <w:rFonts w:ascii="Times New Roman" w:hAnsi="Times New Roman" w:cs="Times New Roman"/>
                <w:sz w:val="24"/>
                <w:szCs w:val="24"/>
                <w:rPrChange w:id="442"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43" w:author="Usman Sohail" w:date="2020-05-22T04:46:00Z">
                  <w:rPr>
                    <w:rFonts w:ascii="Times New Roman" w:hAnsi="Times New Roman" w:cs="Times New Roman"/>
                  </w:rPr>
                </w:rPrChange>
              </w:rPr>
              <w:t>Negative</w:t>
            </w:r>
          </w:p>
        </w:tc>
        <w:tc>
          <w:tcPr>
            <w:tcW w:w="2007" w:type="dxa"/>
          </w:tcPr>
          <w:p w14:paraId="0DE93B35" w14:textId="2C4E934F" w:rsidR="00057AA5" w:rsidRPr="001840C3" w:rsidRDefault="00057AA5" w:rsidP="00E82921">
            <w:pPr>
              <w:pStyle w:val="BodyText"/>
              <w:rPr>
                <w:rFonts w:ascii="Times New Roman" w:hAnsi="Times New Roman" w:cs="Times New Roman"/>
                <w:sz w:val="24"/>
                <w:szCs w:val="24"/>
                <w:rPrChange w:id="444"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45" w:author="Usman Sohail" w:date="2020-05-22T04:46:00Z">
                  <w:rPr>
                    <w:rFonts w:ascii="Times New Roman" w:hAnsi="Times New Roman" w:cs="Times New Roman"/>
                  </w:rPr>
                </w:rPrChange>
              </w:rPr>
              <w:t>0.</w:t>
            </w:r>
            <w:r w:rsidR="001007D5" w:rsidRPr="001840C3">
              <w:rPr>
                <w:rFonts w:ascii="Times New Roman" w:hAnsi="Times New Roman" w:cs="Times New Roman"/>
                <w:sz w:val="24"/>
                <w:szCs w:val="24"/>
                <w:rPrChange w:id="446" w:author="Usman Sohail" w:date="2020-05-22T04:46:00Z">
                  <w:rPr>
                    <w:rFonts w:ascii="Times New Roman" w:hAnsi="Times New Roman" w:cs="Times New Roman"/>
                  </w:rPr>
                </w:rPrChange>
              </w:rPr>
              <w:t>63</w:t>
            </w:r>
          </w:p>
        </w:tc>
        <w:tc>
          <w:tcPr>
            <w:tcW w:w="1938" w:type="dxa"/>
          </w:tcPr>
          <w:p w14:paraId="47912B1B" w14:textId="2DD961DC" w:rsidR="00057AA5" w:rsidRPr="001840C3" w:rsidRDefault="001007D5" w:rsidP="00E82921">
            <w:pPr>
              <w:pStyle w:val="BodyText"/>
              <w:rPr>
                <w:rFonts w:ascii="Times New Roman" w:hAnsi="Times New Roman" w:cs="Times New Roman"/>
                <w:sz w:val="24"/>
                <w:szCs w:val="24"/>
                <w:rPrChange w:id="447"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48" w:author="Usman Sohail" w:date="2020-05-22T04:46:00Z">
                  <w:rPr>
                    <w:rFonts w:ascii="Times New Roman" w:hAnsi="Times New Roman" w:cs="Times New Roman"/>
                  </w:rPr>
                </w:rPrChange>
              </w:rPr>
              <w:t>0.51</w:t>
            </w:r>
          </w:p>
        </w:tc>
        <w:tc>
          <w:tcPr>
            <w:tcW w:w="1931" w:type="dxa"/>
          </w:tcPr>
          <w:p w14:paraId="272F9642" w14:textId="353F4F07" w:rsidR="00057AA5" w:rsidRPr="001840C3" w:rsidRDefault="001007D5" w:rsidP="00E82921">
            <w:pPr>
              <w:pStyle w:val="BodyText"/>
              <w:rPr>
                <w:rFonts w:ascii="Times New Roman" w:hAnsi="Times New Roman" w:cs="Times New Roman"/>
                <w:sz w:val="24"/>
                <w:szCs w:val="24"/>
                <w:rPrChange w:id="449"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50" w:author="Usman Sohail" w:date="2020-05-22T04:46:00Z">
                  <w:rPr>
                    <w:rFonts w:ascii="Times New Roman" w:hAnsi="Times New Roman" w:cs="Times New Roman"/>
                  </w:rPr>
                </w:rPrChange>
              </w:rPr>
              <w:t>0.57</w:t>
            </w:r>
          </w:p>
        </w:tc>
        <w:tc>
          <w:tcPr>
            <w:tcW w:w="1814" w:type="dxa"/>
          </w:tcPr>
          <w:p w14:paraId="67A42795" w14:textId="77777777" w:rsidR="00057AA5" w:rsidRPr="001840C3" w:rsidRDefault="00057AA5" w:rsidP="00E82921">
            <w:pPr>
              <w:pStyle w:val="BodyText"/>
              <w:rPr>
                <w:rFonts w:ascii="Times New Roman" w:hAnsi="Times New Roman" w:cs="Times New Roman"/>
                <w:sz w:val="24"/>
                <w:szCs w:val="24"/>
                <w:rPrChange w:id="451"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52" w:author="Usman Sohail" w:date="2020-05-22T04:46:00Z">
                  <w:rPr>
                    <w:rFonts w:ascii="Times New Roman" w:hAnsi="Times New Roman" w:cs="Times New Roman"/>
                  </w:rPr>
                </w:rPrChange>
              </w:rPr>
              <w:t>1039</w:t>
            </w:r>
          </w:p>
        </w:tc>
      </w:tr>
      <w:tr w:rsidR="00057AA5" w:rsidRPr="001840C3" w14:paraId="3FD63350" w14:textId="77777777" w:rsidTr="00E82921">
        <w:tc>
          <w:tcPr>
            <w:tcW w:w="1810" w:type="dxa"/>
          </w:tcPr>
          <w:p w14:paraId="5D9C227E" w14:textId="77777777" w:rsidR="00057AA5" w:rsidRPr="001840C3" w:rsidRDefault="00057AA5" w:rsidP="00E82921">
            <w:pPr>
              <w:pStyle w:val="BodyText"/>
              <w:rPr>
                <w:rFonts w:ascii="Times New Roman" w:hAnsi="Times New Roman" w:cs="Times New Roman"/>
                <w:sz w:val="24"/>
                <w:szCs w:val="24"/>
                <w:rPrChange w:id="453"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54" w:author="Usman Sohail" w:date="2020-05-22T04:46:00Z">
                  <w:rPr>
                    <w:rFonts w:ascii="Times New Roman" w:hAnsi="Times New Roman" w:cs="Times New Roman"/>
                  </w:rPr>
                </w:rPrChange>
              </w:rPr>
              <w:t>Neutral</w:t>
            </w:r>
          </w:p>
        </w:tc>
        <w:tc>
          <w:tcPr>
            <w:tcW w:w="2007" w:type="dxa"/>
          </w:tcPr>
          <w:p w14:paraId="49E417EF" w14:textId="641CF140" w:rsidR="00057AA5" w:rsidRPr="001840C3" w:rsidRDefault="001007D5" w:rsidP="00E82921">
            <w:pPr>
              <w:pStyle w:val="BodyText"/>
              <w:rPr>
                <w:rFonts w:ascii="Times New Roman" w:hAnsi="Times New Roman" w:cs="Times New Roman"/>
                <w:sz w:val="24"/>
                <w:szCs w:val="24"/>
                <w:rPrChange w:id="455"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56" w:author="Usman Sohail" w:date="2020-05-22T04:46:00Z">
                  <w:rPr>
                    <w:rFonts w:ascii="Times New Roman" w:hAnsi="Times New Roman" w:cs="Times New Roman"/>
                  </w:rPr>
                </w:rPrChange>
              </w:rPr>
              <w:t>0.66</w:t>
            </w:r>
          </w:p>
        </w:tc>
        <w:tc>
          <w:tcPr>
            <w:tcW w:w="1938" w:type="dxa"/>
          </w:tcPr>
          <w:p w14:paraId="4E7715B3" w14:textId="5C00A7FF" w:rsidR="00057AA5" w:rsidRPr="001840C3" w:rsidRDefault="001007D5" w:rsidP="00E82921">
            <w:pPr>
              <w:pStyle w:val="BodyText"/>
              <w:rPr>
                <w:rFonts w:ascii="Times New Roman" w:hAnsi="Times New Roman" w:cs="Times New Roman"/>
                <w:sz w:val="24"/>
                <w:szCs w:val="24"/>
                <w:rPrChange w:id="457"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58" w:author="Usman Sohail" w:date="2020-05-22T04:46:00Z">
                  <w:rPr>
                    <w:rFonts w:ascii="Times New Roman" w:hAnsi="Times New Roman" w:cs="Times New Roman"/>
                  </w:rPr>
                </w:rPrChange>
              </w:rPr>
              <w:t>0.77</w:t>
            </w:r>
          </w:p>
        </w:tc>
        <w:tc>
          <w:tcPr>
            <w:tcW w:w="1931" w:type="dxa"/>
          </w:tcPr>
          <w:p w14:paraId="498840C1" w14:textId="6BFD708B" w:rsidR="00057AA5" w:rsidRPr="001840C3" w:rsidRDefault="001007D5" w:rsidP="00E82921">
            <w:pPr>
              <w:pStyle w:val="BodyText"/>
              <w:rPr>
                <w:rFonts w:ascii="Times New Roman" w:hAnsi="Times New Roman" w:cs="Times New Roman"/>
                <w:sz w:val="24"/>
                <w:szCs w:val="24"/>
                <w:rPrChange w:id="459"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60" w:author="Usman Sohail" w:date="2020-05-22T04:46:00Z">
                  <w:rPr>
                    <w:rFonts w:ascii="Times New Roman" w:hAnsi="Times New Roman" w:cs="Times New Roman"/>
                  </w:rPr>
                </w:rPrChange>
              </w:rPr>
              <w:t>0.72</w:t>
            </w:r>
          </w:p>
        </w:tc>
        <w:tc>
          <w:tcPr>
            <w:tcW w:w="1814" w:type="dxa"/>
          </w:tcPr>
          <w:p w14:paraId="0B2905F5" w14:textId="77777777" w:rsidR="00057AA5" w:rsidRPr="001840C3" w:rsidRDefault="00057AA5" w:rsidP="00E82921">
            <w:pPr>
              <w:pStyle w:val="BodyText"/>
              <w:rPr>
                <w:rFonts w:ascii="Times New Roman" w:hAnsi="Times New Roman" w:cs="Times New Roman"/>
                <w:sz w:val="24"/>
                <w:szCs w:val="24"/>
                <w:rPrChange w:id="461"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62" w:author="Usman Sohail" w:date="2020-05-22T04:46:00Z">
                  <w:rPr>
                    <w:rFonts w:ascii="Times New Roman" w:hAnsi="Times New Roman" w:cs="Times New Roman"/>
                  </w:rPr>
                </w:rPrChange>
              </w:rPr>
              <w:t>1819</w:t>
            </w:r>
          </w:p>
        </w:tc>
      </w:tr>
      <w:tr w:rsidR="00057AA5" w:rsidRPr="001840C3" w14:paraId="696A604F" w14:textId="77777777" w:rsidTr="00E82921">
        <w:tc>
          <w:tcPr>
            <w:tcW w:w="1810" w:type="dxa"/>
          </w:tcPr>
          <w:p w14:paraId="177B5D74" w14:textId="77777777" w:rsidR="00057AA5" w:rsidRPr="001840C3" w:rsidRDefault="00057AA5" w:rsidP="00E82921">
            <w:pPr>
              <w:pStyle w:val="BodyText"/>
              <w:rPr>
                <w:rFonts w:ascii="Times New Roman" w:hAnsi="Times New Roman" w:cs="Times New Roman"/>
                <w:sz w:val="24"/>
                <w:szCs w:val="24"/>
                <w:rPrChange w:id="463"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64" w:author="Usman Sohail" w:date="2020-05-22T04:46:00Z">
                  <w:rPr>
                    <w:rFonts w:ascii="Times New Roman" w:hAnsi="Times New Roman" w:cs="Times New Roman"/>
                  </w:rPr>
                </w:rPrChange>
              </w:rPr>
              <w:t>Positive</w:t>
            </w:r>
          </w:p>
        </w:tc>
        <w:tc>
          <w:tcPr>
            <w:tcW w:w="2007" w:type="dxa"/>
          </w:tcPr>
          <w:p w14:paraId="72BCF95D" w14:textId="25294C93" w:rsidR="00057AA5" w:rsidRPr="001840C3" w:rsidRDefault="001007D5" w:rsidP="00E82921">
            <w:pPr>
              <w:pStyle w:val="BodyText"/>
              <w:rPr>
                <w:rFonts w:ascii="Times New Roman" w:hAnsi="Times New Roman" w:cs="Times New Roman"/>
                <w:sz w:val="24"/>
                <w:szCs w:val="24"/>
                <w:rPrChange w:id="465"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66" w:author="Usman Sohail" w:date="2020-05-22T04:46:00Z">
                  <w:rPr>
                    <w:rFonts w:ascii="Times New Roman" w:hAnsi="Times New Roman" w:cs="Times New Roman"/>
                  </w:rPr>
                </w:rPrChange>
              </w:rPr>
              <w:t>0.6</w:t>
            </w:r>
          </w:p>
        </w:tc>
        <w:tc>
          <w:tcPr>
            <w:tcW w:w="1938" w:type="dxa"/>
          </w:tcPr>
          <w:p w14:paraId="56B756E6" w14:textId="1D4EE061" w:rsidR="00057AA5" w:rsidRPr="001840C3" w:rsidRDefault="001007D5" w:rsidP="00E82921">
            <w:pPr>
              <w:pStyle w:val="BodyText"/>
              <w:rPr>
                <w:rFonts w:ascii="Times New Roman" w:hAnsi="Times New Roman" w:cs="Times New Roman"/>
                <w:sz w:val="24"/>
                <w:szCs w:val="24"/>
                <w:rPrChange w:id="467"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68" w:author="Usman Sohail" w:date="2020-05-22T04:46:00Z">
                  <w:rPr>
                    <w:rFonts w:ascii="Times New Roman" w:hAnsi="Times New Roman" w:cs="Times New Roman"/>
                  </w:rPr>
                </w:rPrChange>
              </w:rPr>
              <w:t>0.61</w:t>
            </w:r>
          </w:p>
        </w:tc>
        <w:tc>
          <w:tcPr>
            <w:tcW w:w="1931" w:type="dxa"/>
          </w:tcPr>
          <w:p w14:paraId="528DA7F8" w14:textId="496111E9" w:rsidR="00057AA5" w:rsidRPr="001840C3" w:rsidRDefault="001007D5" w:rsidP="00E82921">
            <w:pPr>
              <w:pStyle w:val="BodyText"/>
              <w:rPr>
                <w:rFonts w:ascii="Times New Roman" w:hAnsi="Times New Roman" w:cs="Times New Roman"/>
                <w:sz w:val="24"/>
                <w:szCs w:val="24"/>
                <w:rPrChange w:id="469"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70" w:author="Usman Sohail" w:date="2020-05-22T04:46:00Z">
                  <w:rPr>
                    <w:rFonts w:ascii="Times New Roman" w:hAnsi="Times New Roman" w:cs="Times New Roman"/>
                  </w:rPr>
                </w:rPrChange>
              </w:rPr>
              <w:t>0.64</w:t>
            </w:r>
          </w:p>
        </w:tc>
        <w:tc>
          <w:tcPr>
            <w:tcW w:w="1814" w:type="dxa"/>
          </w:tcPr>
          <w:p w14:paraId="1F71BCF2" w14:textId="77777777" w:rsidR="00057AA5" w:rsidRPr="001840C3" w:rsidRDefault="00057AA5" w:rsidP="00E82921">
            <w:pPr>
              <w:pStyle w:val="BodyText"/>
              <w:rPr>
                <w:rFonts w:ascii="Times New Roman" w:hAnsi="Times New Roman" w:cs="Times New Roman"/>
                <w:sz w:val="24"/>
                <w:szCs w:val="24"/>
                <w:rPrChange w:id="471"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72" w:author="Usman Sohail" w:date="2020-05-22T04:46:00Z">
                  <w:rPr>
                    <w:rFonts w:ascii="Times New Roman" w:hAnsi="Times New Roman" w:cs="Times New Roman"/>
                  </w:rPr>
                </w:rPrChange>
              </w:rPr>
              <w:t>1188</w:t>
            </w:r>
          </w:p>
        </w:tc>
      </w:tr>
      <w:tr w:rsidR="00057AA5" w:rsidRPr="001840C3" w14:paraId="163298A2" w14:textId="77777777" w:rsidTr="00E82921">
        <w:tc>
          <w:tcPr>
            <w:tcW w:w="1810" w:type="dxa"/>
          </w:tcPr>
          <w:p w14:paraId="30FDB315" w14:textId="77777777" w:rsidR="00057AA5" w:rsidRPr="001840C3" w:rsidRDefault="00057AA5" w:rsidP="00E82921">
            <w:pPr>
              <w:pStyle w:val="BodyText"/>
              <w:rPr>
                <w:rFonts w:ascii="Times New Roman" w:hAnsi="Times New Roman" w:cs="Times New Roman"/>
                <w:sz w:val="24"/>
                <w:szCs w:val="24"/>
                <w:rPrChange w:id="473"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74" w:author="Usman Sohail" w:date="2020-05-22T04:46:00Z">
                  <w:rPr>
                    <w:rFonts w:ascii="Times New Roman" w:hAnsi="Times New Roman" w:cs="Times New Roman"/>
                  </w:rPr>
                </w:rPrChange>
              </w:rPr>
              <w:t>Accuracy</w:t>
            </w:r>
          </w:p>
        </w:tc>
        <w:tc>
          <w:tcPr>
            <w:tcW w:w="2007" w:type="dxa"/>
          </w:tcPr>
          <w:p w14:paraId="0FCBF430" w14:textId="77777777" w:rsidR="00057AA5" w:rsidRPr="001840C3" w:rsidRDefault="00057AA5" w:rsidP="00E82921">
            <w:pPr>
              <w:pStyle w:val="BodyText"/>
              <w:rPr>
                <w:rFonts w:ascii="Times New Roman" w:hAnsi="Times New Roman" w:cs="Times New Roman"/>
                <w:sz w:val="24"/>
                <w:szCs w:val="24"/>
                <w:rPrChange w:id="475" w:author="Usman Sohail" w:date="2020-05-22T04:46:00Z">
                  <w:rPr>
                    <w:rFonts w:ascii="Times New Roman" w:hAnsi="Times New Roman" w:cs="Times New Roman"/>
                  </w:rPr>
                </w:rPrChange>
              </w:rPr>
            </w:pPr>
          </w:p>
        </w:tc>
        <w:tc>
          <w:tcPr>
            <w:tcW w:w="1938" w:type="dxa"/>
          </w:tcPr>
          <w:p w14:paraId="1E639AD3" w14:textId="77777777" w:rsidR="00057AA5" w:rsidRPr="001840C3" w:rsidRDefault="00057AA5" w:rsidP="00E82921">
            <w:pPr>
              <w:pStyle w:val="BodyText"/>
              <w:rPr>
                <w:rFonts w:ascii="Times New Roman" w:hAnsi="Times New Roman" w:cs="Times New Roman"/>
                <w:sz w:val="24"/>
                <w:szCs w:val="24"/>
                <w:rPrChange w:id="476" w:author="Usman Sohail" w:date="2020-05-22T04:46:00Z">
                  <w:rPr>
                    <w:rFonts w:ascii="Times New Roman" w:hAnsi="Times New Roman" w:cs="Times New Roman"/>
                  </w:rPr>
                </w:rPrChange>
              </w:rPr>
            </w:pPr>
          </w:p>
        </w:tc>
        <w:tc>
          <w:tcPr>
            <w:tcW w:w="1931" w:type="dxa"/>
          </w:tcPr>
          <w:p w14:paraId="6E374BC5" w14:textId="4FD57F93" w:rsidR="00057AA5" w:rsidRPr="001840C3" w:rsidRDefault="00057AA5" w:rsidP="00E82921">
            <w:pPr>
              <w:pStyle w:val="BodyText"/>
              <w:rPr>
                <w:rFonts w:ascii="Times New Roman" w:hAnsi="Times New Roman" w:cs="Times New Roman"/>
                <w:sz w:val="24"/>
                <w:szCs w:val="24"/>
                <w:rPrChange w:id="477"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78" w:author="Usman Sohail" w:date="2020-05-22T04:46:00Z">
                  <w:rPr>
                    <w:rFonts w:ascii="Times New Roman" w:hAnsi="Times New Roman" w:cs="Times New Roman"/>
                  </w:rPr>
                </w:rPrChange>
              </w:rPr>
              <w:t>0.</w:t>
            </w:r>
            <w:r w:rsidR="001007D5" w:rsidRPr="001840C3">
              <w:rPr>
                <w:rFonts w:ascii="Times New Roman" w:hAnsi="Times New Roman" w:cs="Times New Roman"/>
                <w:sz w:val="24"/>
                <w:szCs w:val="24"/>
                <w:rPrChange w:id="479" w:author="Usman Sohail" w:date="2020-05-22T04:46:00Z">
                  <w:rPr>
                    <w:rFonts w:ascii="Times New Roman" w:hAnsi="Times New Roman" w:cs="Times New Roman"/>
                  </w:rPr>
                </w:rPrChange>
              </w:rPr>
              <w:t>66</w:t>
            </w:r>
          </w:p>
        </w:tc>
        <w:tc>
          <w:tcPr>
            <w:tcW w:w="1814" w:type="dxa"/>
          </w:tcPr>
          <w:p w14:paraId="5A62AA78" w14:textId="77777777" w:rsidR="00057AA5" w:rsidRPr="001840C3" w:rsidRDefault="00057AA5" w:rsidP="00E82921">
            <w:pPr>
              <w:pStyle w:val="BodyText"/>
              <w:rPr>
                <w:rFonts w:ascii="Times New Roman" w:hAnsi="Times New Roman" w:cs="Times New Roman"/>
                <w:sz w:val="24"/>
                <w:szCs w:val="24"/>
                <w:rPrChange w:id="480"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81" w:author="Usman Sohail" w:date="2020-05-22T04:46:00Z">
                  <w:rPr>
                    <w:rFonts w:ascii="Times New Roman" w:hAnsi="Times New Roman" w:cs="Times New Roman"/>
                  </w:rPr>
                </w:rPrChange>
              </w:rPr>
              <w:t>4046</w:t>
            </w:r>
          </w:p>
        </w:tc>
      </w:tr>
      <w:tr w:rsidR="00057AA5" w:rsidRPr="001840C3" w14:paraId="43C5048F" w14:textId="77777777" w:rsidTr="00E82921">
        <w:tc>
          <w:tcPr>
            <w:tcW w:w="1810" w:type="dxa"/>
          </w:tcPr>
          <w:p w14:paraId="2E164CEE" w14:textId="77777777" w:rsidR="00057AA5" w:rsidRPr="001840C3" w:rsidRDefault="00057AA5" w:rsidP="00E82921">
            <w:pPr>
              <w:pStyle w:val="BodyText"/>
              <w:rPr>
                <w:rFonts w:ascii="Times New Roman" w:hAnsi="Times New Roman" w:cs="Times New Roman"/>
                <w:sz w:val="24"/>
                <w:szCs w:val="24"/>
                <w:rPrChange w:id="482"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83" w:author="Usman Sohail" w:date="2020-05-22T04:46:00Z">
                  <w:rPr>
                    <w:rFonts w:ascii="Times New Roman" w:hAnsi="Times New Roman" w:cs="Times New Roman"/>
                  </w:rPr>
                </w:rPrChange>
              </w:rPr>
              <w:t>Macro Accuracy</w:t>
            </w:r>
          </w:p>
        </w:tc>
        <w:tc>
          <w:tcPr>
            <w:tcW w:w="2007" w:type="dxa"/>
          </w:tcPr>
          <w:p w14:paraId="28920447" w14:textId="01ECD838" w:rsidR="00057AA5" w:rsidRPr="001840C3" w:rsidRDefault="001007D5" w:rsidP="00E82921">
            <w:pPr>
              <w:pStyle w:val="BodyText"/>
              <w:rPr>
                <w:rFonts w:ascii="Times New Roman" w:hAnsi="Times New Roman" w:cs="Times New Roman"/>
                <w:sz w:val="24"/>
                <w:szCs w:val="24"/>
                <w:rPrChange w:id="484"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85" w:author="Usman Sohail" w:date="2020-05-22T04:46:00Z">
                  <w:rPr>
                    <w:rFonts w:ascii="Times New Roman" w:hAnsi="Times New Roman" w:cs="Times New Roman"/>
                  </w:rPr>
                </w:rPrChange>
              </w:rPr>
              <w:t>0.65</w:t>
            </w:r>
          </w:p>
        </w:tc>
        <w:tc>
          <w:tcPr>
            <w:tcW w:w="1938" w:type="dxa"/>
          </w:tcPr>
          <w:p w14:paraId="04BAEC04" w14:textId="1C7812ED" w:rsidR="00057AA5" w:rsidRPr="001840C3" w:rsidRDefault="001007D5" w:rsidP="00E82921">
            <w:pPr>
              <w:pStyle w:val="BodyText"/>
              <w:rPr>
                <w:rFonts w:ascii="Times New Roman" w:hAnsi="Times New Roman" w:cs="Times New Roman"/>
                <w:sz w:val="24"/>
                <w:szCs w:val="24"/>
                <w:rPrChange w:id="486"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87" w:author="Usman Sohail" w:date="2020-05-22T04:46:00Z">
                  <w:rPr>
                    <w:rFonts w:ascii="Times New Roman" w:hAnsi="Times New Roman" w:cs="Times New Roman"/>
                  </w:rPr>
                </w:rPrChange>
              </w:rPr>
              <w:t>0.63</w:t>
            </w:r>
          </w:p>
        </w:tc>
        <w:tc>
          <w:tcPr>
            <w:tcW w:w="1931" w:type="dxa"/>
          </w:tcPr>
          <w:p w14:paraId="11FD0F3A" w14:textId="434A1004" w:rsidR="00057AA5" w:rsidRPr="001840C3" w:rsidRDefault="001007D5" w:rsidP="00E82921">
            <w:pPr>
              <w:pStyle w:val="BodyText"/>
              <w:rPr>
                <w:rFonts w:ascii="Times New Roman" w:hAnsi="Times New Roman" w:cs="Times New Roman"/>
                <w:sz w:val="24"/>
                <w:szCs w:val="24"/>
                <w:rPrChange w:id="488"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89" w:author="Usman Sohail" w:date="2020-05-22T04:46:00Z">
                  <w:rPr>
                    <w:rFonts w:ascii="Times New Roman" w:hAnsi="Times New Roman" w:cs="Times New Roman"/>
                  </w:rPr>
                </w:rPrChange>
              </w:rPr>
              <w:t>0.64</w:t>
            </w:r>
          </w:p>
        </w:tc>
        <w:tc>
          <w:tcPr>
            <w:tcW w:w="1814" w:type="dxa"/>
          </w:tcPr>
          <w:p w14:paraId="343DD945" w14:textId="77777777" w:rsidR="00057AA5" w:rsidRPr="001840C3" w:rsidRDefault="00057AA5" w:rsidP="00E82921">
            <w:pPr>
              <w:pStyle w:val="BodyText"/>
              <w:rPr>
                <w:rFonts w:ascii="Times New Roman" w:hAnsi="Times New Roman" w:cs="Times New Roman"/>
                <w:sz w:val="24"/>
                <w:szCs w:val="24"/>
                <w:rPrChange w:id="490"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91" w:author="Usman Sohail" w:date="2020-05-22T04:46:00Z">
                  <w:rPr>
                    <w:rFonts w:ascii="Times New Roman" w:hAnsi="Times New Roman" w:cs="Times New Roman"/>
                  </w:rPr>
                </w:rPrChange>
              </w:rPr>
              <w:t>4046</w:t>
            </w:r>
          </w:p>
        </w:tc>
      </w:tr>
      <w:tr w:rsidR="00057AA5" w:rsidRPr="001840C3" w14:paraId="2C3BE953" w14:textId="77777777" w:rsidTr="00E82921">
        <w:tc>
          <w:tcPr>
            <w:tcW w:w="1810" w:type="dxa"/>
          </w:tcPr>
          <w:p w14:paraId="784CA947" w14:textId="77777777" w:rsidR="00057AA5" w:rsidRPr="001840C3" w:rsidRDefault="00057AA5" w:rsidP="00E82921">
            <w:pPr>
              <w:pStyle w:val="BodyText"/>
              <w:rPr>
                <w:rFonts w:ascii="Times New Roman" w:hAnsi="Times New Roman" w:cs="Times New Roman"/>
                <w:sz w:val="24"/>
                <w:szCs w:val="24"/>
                <w:rPrChange w:id="492"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93" w:author="Usman Sohail" w:date="2020-05-22T04:46:00Z">
                  <w:rPr>
                    <w:rFonts w:ascii="Times New Roman" w:hAnsi="Times New Roman" w:cs="Times New Roman"/>
                  </w:rPr>
                </w:rPrChange>
              </w:rPr>
              <w:t>Weighted Accuracy</w:t>
            </w:r>
          </w:p>
        </w:tc>
        <w:tc>
          <w:tcPr>
            <w:tcW w:w="2007" w:type="dxa"/>
          </w:tcPr>
          <w:p w14:paraId="30070600" w14:textId="47A69989" w:rsidR="00057AA5" w:rsidRPr="001840C3" w:rsidRDefault="001007D5" w:rsidP="00E82921">
            <w:pPr>
              <w:pStyle w:val="BodyText"/>
              <w:rPr>
                <w:rFonts w:ascii="Times New Roman" w:hAnsi="Times New Roman" w:cs="Times New Roman"/>
                <w:sz w:val="24"/>
                <w:szCs w:val="24"/>
                <w:rPrChange w:id="494"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95" w:author="Usman Sohail" w:date="2020-05-22T04:46:00Z">
                  <w:rPr>
                    <w:rFonts w:ascii="Times New Roman" w:hAnsi="Times New Roman" w:cs="Times New Roman"/>
                  </w:rPr>
                </w:rPrChange>
              </w:rPr>
              <w:t>0.66</w:t>
            </w:r>
          </w:p>
        </w:tc>
        <w:tc>
          <w:tcPr>
            <w:tcW w:w="1938" w:type="dxa"/>
          </w:tcPr>
          <w:p w14:paraId="187DF58F" w14:textId="655F0697" w:rsidR="00057AA5" w:rsidRPr="001840C3" w:rsidRDefault="001007D5" w:rsidP="00E82921">
            <w:pPr>
              <w:pStyle w:val="BodyText"/>
              <w:rPr>
                <w:rFonts w:ascii="Times New Roman" w:hAnsi="Times New Roman" w:cs="Times New Roman"/>
                <w:sz w:val="24"/>
                <w:szCs w:val="24"/>
                <w:rPrChange w:id="496"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97" w:author="Usman Sohail" w:date="2020-05-22T04:46:00Z">
                  <w:rPr>
                    <w:rFonts w:ascii="Times New Roman" w:hAnsi="Times New Roman" w:cs="Times New Roman"/>
                  </w:rPr>
                </w:rPrChange>
              </w:rPr>
              <w:t>0.66</w:t>
            </w:r>
          </w:p>
        </w:tc>
        <w:tc>
          <w:tcPr>
            <w:tcW w:w="1931" w:type="dxa"/>
          </w:tcPr>
          <w:p w14:paraId="33423455" w14:textId="5A8739D9" w:rsidR="00057AA5" w:rsidRPr="001840C3" w:rsidRDefault="001007D5" w:rsidP="00E82921">
            <w:pPr>
              <w:pStyle w:val="BodyText"/>
              <w:rPr>
                <w:rFonts w:ascii="Times New Roman" w:hAnsi="Times New Roman" w:cs="Times New Roman"/>
                <w:sz w:val="24"/>
                <w:szCs w:val="24"/>
                <w:rPrChange w:id="498" w:author="Usman Sohail" w:date="2020-05-22T04:46:00Z">
                  <w:rPr>
                    <w:rFonts w:ascii="Times New Roman" w:hAnsi="Times New Roman" w:cs="Times New Roman"/>
                  </w:rPr>
                </w:rPrChange>
              </w:rPr>
            </w:pPr>
            <w:r w:rsidRPr="001840C3">
              <w:rPr>
                <w:rFonts w:ascii="Times New Roman" w:hAnsi="Times New Roman" w:cs="Times New Roman"/>
                <w:sz w:val="24"/>
                <w:szCs w:val="24"/>
                <w:rPrChange w:id="499" w:author="Usman Sohail" w:date="2020-05-22T04:46:00Z">
                  <w:rPr>
                    <w:rFonts w:ascii="Times New Roman" w:hAnsi="Times New Roman" w:cs="Times New Roman"/>
                  </w:rPr>
                </w:rPrChange>
              </w:rPr>
              <w:t>0.65</w:t>
            </w:r>
          </w:p>
        </w:tc>
        <w:tc>
          <w:tcPr>
            <w:tcW w:w="1814" w:type="dxa"/>
          </w:tcPr>
          <w:p w14:paraId="0DDE825D" w14:textId="77777777" w:rsidR="00057AA5" w:rsidRPr="001840C3" w:rsidRDefault="00057AA5" w:rsidP="00E82921">
            <w:pPr>
              <w:pStyle w:val="BodyText"/>
              <w:rPr>
                <w:rFonts w:ascii="Times New Roman" w:hAnsi="Times New Roman" w:cs="Times New Roman"/>
                <w:sz w:val="24"/>
                <w:szCs w:val="24"/>
                <w:rPrChange w:id="500" w:author="Usman Sohail" w:date="2020-05-22T04:46:00Z">
                  <w:rPr>
                    <w:rFonts w:ascii="Times New Roman" w:hAnsi="Times New Roman" w:cs="Times New Roman"/>
                  </w:rPr>
                </w:rPrChange>
              </w:rPr>
            </w:pPr>
            <w:r w:rsidRPr="001840C3">
              <w:rPr>
                <w:rFonts w:ascii="Times New Roman" w:hAnsi="Times New Roman" w:cs="Times New Roman"/>
                <w:sz w:val="24"/>
                <w:szCs w:val="24"/>
                <w:rPrChange w:id="501" w:author="Usman Sohail" w:date="2020-05-22T04:46:00Z">
                  <w:rPr>
                    <w:rFonts w:ascii="Times New Roman" w:hAnsi="Times New Roman" w:cs="Times New Roman"/>
                  </w:rPr>
                </w:rPrChange>
              </w:rPr>
              <w:t>4046</w:t>
            </w:r>
          </w:p>
        </w:tc>
      </w:tr>
    </w:tbl>
    <w:p w14:paraId="1172F032" w14:textId="79203872" w:rsidR="00057AA5" w:rsidRDefault="00057AA5" w:rsidP="00057AA5">
      <w:pPr>
        <w:pStyle w:val="BodyText"/>
        <w:spacing w:before="10"/>
        <w:ind w:left="360"/>
        <w:rPr>
          <w:ins w:id="502" w:author="Usman Sohail" w:date="2020-05-22T04:48:00Z"/>
          <w:rFonts w:ascii="Times New Roman" w:hAnsi="Times New Roman" w:cs="Times New Roman"/>
          <w:sz w:val="18"/>
        </w:rPr>
      </w:pPr>
    </w:p>
    <w:p w14:paraId="64226D04" w14:textId="17BD192F" w:rsidR="001840C3" w:rsidRDefault="001840C3" w:rsidP="00057AA5">
      <w:pPr>
        <w:pStyle w:val="BodyText"/>
        <w:spacing w:before="10"/>
        <w:ind w:left="360"/>
        <w:rPr>
          <w:ins w:id="503" w:author="Usman Sohail" w:date="2020-05-22T04:48:00Z"/>
          <w:rFonts w:ascii="Times New Roman" w:hAnsi="Times New Roman" w:cs="Times New Roman"/>
          <w:sz w:val="18"/>
        </w:rPr>
      </w:pPr>
    </w:p>
    <w:p w14:paraId="4C7BD4AC" w14:textId="459AB7F4" w:rsidR="001840C3" w:rsidRDefault="001840C3" w:rsidP="00057AA5">
      <w:pPr>
        <w:pStyle w:val="BodyText"/>
        <w:spacing w:before="10"/>
        <w:ind w:left="360"/>
        <w:rPr>
          <w:ins w:id="504" w:author="Usman Sohail" w:date="2020-05-22T04:48:00Z"/>
          <w:rFonts w:ascii="Times New Roman" w:hAnsi="Times New Roman" w:cs="Times New Roman"/>
          <w:sz w:val="18"/>
        </w:rPr>
      </w:pPr>
    </w:p>
    <w:p w14:paraId="5B8FF3F0" w14:textId="3C8E3865" w:rsidR="001840C3" w:rsidRDefault="001840C3" w:rsidP="00057AA5">
      <w:pPr>
        <w:pStyle w:val="BodyText"/>
        <w:spacing w:before="10"/>
        <w:ind w:left="360"/>
        <w:rPr>
          <w:ins w:id="505" w:author="Usman Sohail" w:date="2020-05-22T04:48:00Z"/>
          <w:rFonts w:ascii="Times New Roman" w:hAnsi="Times New Roman" w:cs="Times New Roman"/>
          <w:sz w:val="18"/>
        </w:rPr>
      </w:pPr>
    </w:p>
    <w:p w14:paraId="37165E59" w14:textId="702E4622" w:rsidR="001840C3" w:rsidRDefault="001840C3" w:rsidP="00057AA5">
      <w:pPr>
        <w:pStyle w:val="BodyText"/>
        <w:spacing w:before="10"/>
        <w:ind w:left="360"/>
        <w:rPr>
          <w:ins w:id="506" w:author="Usman Sohail" w:date="2020-05-22T04:48:00Z"/>
          <w:rFonts w:ascii="Times New Roman" w:hAnsi="Times New Roman" w:cs="Times New Roman"/>
          <w:sz w:val="18"/>
        </w:rPr>
      </w:pPr>
    </w:p>
    <w:p w14:paraId="3A458355" w14:textId="17CC2CD2" w:rsidR="001840C3" w:rsidRDefault="001840C3" w:rsidP="00057AA5">
      <w:pPr>
        <w:pStyle w:val="BodyText"/>
        <w:spacing w:before="10"/>
        <w:ind w:left="360"/>
        <w:rPr>
          <w:ins w:id="507" w:author="Usman Sohail" w:date="2020-05-22T04:48:00Z"/>
          <w:rFonts w:ascii="Times New Roman" w:hAnsi="Times New Roman" w:cs="Times New Roman"/>
          <w:sz w:val="18"/>
        </w:rPr>
      </w:pPr>
    </w:p>
    <w:p w14:paraId="0EE03F12" w14:textId="4BE053A7" w:rsidR="001840C3" w:rsidRDefault="001840C3" w:rsidP="00057AA5">
      <w:pPr>
        <w:pStyle w:val="BodyText"/>
        <w:spacing w:before="10"/>
        <w:ind w:left="360"/>
        <w:rPr>
          <w:ins w:id="508" w:author="Usman Sohail" w:date="2020-05-22T04:48:00Z"/>
          <w:rFonts w:ascii="Times New Roman" w:hAnsi="Times New Roman" w:cs="Times New Roman"/>
          <w:sz w:val="18"/>
        </w:rPr>
      </w:pPr>
    </w:p>
    <w:p w14:paraId="77F61DC2" w14:textId="77777777" w:rsidR="001840C3" w:rsidRPr="00963407" w:rsidRDefault="001840C3" w:rsidP="00057AA5">
      <w:pPr>
        <w:pStyle w:val="BodyText"/>
        <w:spacing w:before="10"/>
        <w:ind w:left="360"/>
        <w:rPr>
          <w:rFonts w:ascii="Times New Roman" w:hAnsi="Times New Roman" w:cs="Times New Roman"/>
          <w:sz w:val="18"/>
        </w:rPr>
      </w:pPr>
    </w:p>
    <w:p w14:paraId="6EB5E331" w14:textId="2BEDD5D3" w:rsidR="001007D5" w:rsidRPr="00963407" w:rsidRDefault="001007D5">
      <w:pPr>
        <w:pStyle w:val="Heading2"/>
        <w:numPr>
          <w:ilvl w:val="1"/>
          <w:numId w:val="5"/>
        </w:numPr>
        <w:tabs>
          <w:tab w:val="left" w:pos="732"/>
          <w:tab w:val="left" w:pos="733"/>
        </w:tabs>
        <w:spacing w:before="1"/>
        <w:rPr>
          <w:rFonts w:ascii="Times New Roman" w:hAnsi="Times New Roman" w:cs="Times New Roman"/>
        </w:rPr>
        <w:pPrChange w:id="509" w:author="Usman Sohail" w:date="2020-05-22T04:48:00Z">
          <w:pPr>
            <w:pStyle w:val="Heading2"/>
            <w:numPr>
              <w:ilvl w:val="1"/>
              <w:numId w:val="19"/>
            </w:numPr>
            <w:tabs>
              <w:tab w:val="left" w:pos="732"/>
              <w:tab w:val="left" w:pos="733"/>
            </w:tabs>
            <w:spacing w:before="1"/>
            <w:ind w:left="360" w:hanging="360"/>
          </w:pPr>
        </w:pPrChange>
      </w:pPr>
      <w:r w:rsidRPr="00963407">
        <w:rPr>
          <w:rFonts w:ascii="Times New Roman" w:hAnsi="Times New Roman" w:cs="Times New Roman"/>
        </w:rPr>
        <w:lastRenderedPageBreak/>
        <w:t>Multi-Nomial Naïve Bayes Using TF-IDF Vectorizer</w:t>
      </w:r>
      <w:ins w:id="510" w:author="Usman Sohail" w:date="2020-05-22T04:50:00Z">
        <w:r w:rsidR="00A51DAD">
          <w:rPr>
            <w:rFonts w:ascii="Times New Roman" w:hAnsi="Times New Roman" w:cs="Times New Roman"/>
          </w:rPr>
          <w:t>:</w:t>
        </w:r>
      </w:ins>
      <w:del w:id="511" w:author="Usman Sohail" w:date="2020-05-22T04:50:00Z">
        <w:r w:rsidRPr="00963407" w:rsidDel="00A51DAD">
          <w:rPr>
            <w:rFonts w:ascii="Times New Roman" w:hAnsi="Times New Roman" w:cs="Times New Roman"/>
          </w:rPr>
          <w:delText xml:space="preserve"> </w:delText>
        </w:r>
      </w:del>
    </w:p>
    <w:p w14:paraId="52D9D1D9" w14:textId="27EC71C0" w:rsidR="001007D5" w:rsidRDefault="001007D5" w:rsidP="001007D5">
      <w:pPr>
        <w:pStyle w:val="BodyText"/>
        <w:rPr>
          <w:ins w:id="512" w:author="Usman Sohail" w:date="2020-05-22T04:48:00Z"/>
          <w:rFonts w:ascii="Times New Roman" w:hAnsi="Times New Roman" w:cs="Times New Roman"/>
          <w:sz w:val="24"/>
          <w:szCs w:val="24"/>
        </w:rPr>
      </w:pPr>
      <w:r w:rsidRPr="00963407">
        <w:rPr>
          <w:rFonts w:ascii="Times New Roman" w:hAnsi="Times New Roman" w:cs="Times New Roman"/>
        </w:rPr>
        <w:t xml:space="preserve">  </w:t>
      </w:r>
      <w:r w:rsidRPr="001840C3">
        <w:rPr>
          <w:rFonts w:ascii="Times New Roman" w:hAnsi="Times New Roman" w:cs="Times New Roman"/>
          <w:sz w:val="24"/>
          <w:szCs w:val="24"/>
          <w:rPrChange w:id="513" w:author="Usman Sohail" w:date="2020-05-22T04:48:00Z">
            <w:rPr>
              <w:rFonts w:ascii="Times New Roman" w:hAnsi="Times New Roman" w:cs="Times New Roman"/>
            </w:rPr>
          </w:rPrChange>
        </w:rPr>
        <w:t>We obtained the following accuracy on training and testing data as shown in the table below:</w:t>
      </w:r>
    </w:p>
    <w:p w14:paraId="34D4A792" w14:textId="77777777" w:rsidR="001840C3" w:rsidRPr="001840C3" w:rsidRDefault="001840C3" w:rsidP="001007D5">
      <w:pPr>
        <w:pStyle w:val="BodyText"/>
        <w:rPr>
          <w:rFonts w:ascii="Times New Roman" w:hAnsi="Times New Roman" w:cs="Times New Roman"/>
          <w:sz w:val="24"/>
          <w:szCs w:val="24"/>
          <w:rPrChange w:id="514" w:author="Usman Sohail" w:date="2020-05-22T04:48: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515" w:author="Usman Sohail" w:date="2020-05-22T05:24:00Z">
          <w:tblPr>
            <w:tblStyle w:val="TableGrid"/>
            <w:tblW w:w="0" w:type="auto"/>
            <w:tblInd w:w="90" w:type="dxa"/>
            <w:tblLook w:val="04A0" w:firstRow="1" w:lastRow="0" w:firstColumn="1" w:lastColumn="0" w:noHBand="0" w:noVBand="1"/>
          </w:tblPr>
        </w:tblPrChange>
      </w:tblPr>
      <w:tblGrid>
        <w:gridCol w:w="3568"/>
        <w:gridCol w:w="3236"/>
        <w:tblGridChange w:id="516">
          <w:tblGrid>
            <w:gridCol w:w="4749"/>
            <w:gridCol w:w="4751"/>
          </w:tblGrid>
        </w:tblGridChange>
      </w:tblGrid>
      <w:tr w:rsidR="001007D5" w:rsidRPr="001840C3" w14:paraId="33946037" w14:textId="77777777" w:rsidTr="00A91E5A">
        <w:tc>
          <w:tcPr>
            <w:tcW w:w="3568" w:type="dxa"/>
            <w:tcPrChange w:id="517" w:author="Usman Sohail" w:date="2020-05-22T05:24:00Z">
              <w:tcPr>
                <w:tcW w:w="4795" w:type="dxa"/>
              </w:tcPr>
            </w:tcPrChange>
          </w:tcPr>
          <w:p w14:paraId="09546633" w14:textId="77777777" w:rsidR="001007D5" w:rsidRPr="001840C3" w:rsidRDefault="001007D5">
            <w:pPr>
              <w:pStyle w:val="BodyText"/>
              <w:jc w:val="center"/>
              <w:rPr>
                <w:rFonts w:ascii="Times New Roman" w:hAnsi="Times New Roman" w:cs="Times New Roman"/>
                <w:sz w:val="24"/>
                <w:szCs w:val="24"/>
                <w:rPrChange w:id="518" w:author="Usman Sohail" w:date="2020-05-22T04:48:00Z">
                  <w:rPr>
                    <w:rFonts w:ascii="Times New Roman" w:hAnsi="Times New Roman" w:cs="Times New Roman"/>
                  </w:rPr>
                </w:rPrChange>
              </w:rPr>
              <w:pPrChange w:id="519" w:author="Usman Sohail" w:date="2020-05-22T04:48:00Z">
                <w:pPr>
                  <w:pStyle w:val="BodyText"/>
                </w:pPr>
              </w:pPrChange>
            </w:pPr>
            <w:r w:rsidRPr="001840C3">
              <w:rPr>
                <w:rFonts w:ascii="Times New Roman" w:hAnsi="Times New Roman" w:cs="Times New Roman"/>
                <w:sz w:val="24"/>
                <w:szCs w:val="24"/>
                <w:rPrChange w:id="520" w:author="Usman Sohail" w:date="2020-05-22T04:48:00Z">
                  <w:rPr>
                    <w:rFonts w:ascii="Times New Roman" w:hAnsi="Times New Roman" w:cs="Times New Roman"/>
                  </w:rPr>
                </w:rPrChange>
              </w:rPr>
              <w:t>Data</w:t>
            </w:r>
          </w:p>
        </w:tc>
        <w:tc>
          <w:tcPr>
            <w:tcW w:w="3236" w:type="dxa"/>
            <w:tcPrChange w:id="521" w:author="Usman Sohail" w:date="2020-05-22T05:24:00Z">
              <w:tcPr>
                <w:tcW w:w="4795" w:type="dxa"/>
              </w:tcPr>
            </w:tcPrChange>
          </w:tcPr>
          <w:p w14:paraId="05E16961" w14:textId="77777777" w:rsidR="001007D5" w:rsidRPr="001840C3" w:rsidRDefault="001007D5">
            <w:pPr>
              <w:pStyle w:val="BodyText"/>
              <w:jc w:val="center"/>
              <w:rPr>
                <w:rFonts w:ascii="Times New Roman" w:hAnsi="Times New Roman" w:cs="Times New Roman"/>
                <w:sz w:val="24"/>
                <w:szCs w:val="24"/>
                <w:rPrChange w:id="522" w:author="Usman Sohail" w:date="2020-05-22T04:48:00Z">
                  <w:rPr>
                    <w:rFonts w:ascii="Times New Roman" w:hAnsi="Times New Roman" w:cs="Times New Roman"/>
                  </w:rPr>
                </w:rPrChange>
              </w:rPr>
              <w:pPrChange w:id="523" w:author="Usman Sohail" w:date="2020-05-22T04:48:00Z">
                <w:pPr>
                  <w:pStyle w:val="BodyText"/>
                </w:pPr>
              </w:pPrChange>
            </w:pPr>
            <w:r w:rsidRPr="001840C3">
              <w:rPr>
                <w:rFonts w:ascii="Times New Roman" w:hAnsi="Times New Roman" w:cs="Times New Roman"/>
                <w:sz w:val="24"/>
                <w:szCs w:val="24"/>
                <w:rPrChange w:id="524" w:author="Usman Sohail" w:date="2020-05-22T04:48:00Z">
                  <w:rPr>
                    <w:rFonts w:ascii="Times New Roman" w:hAnsi="Times New Roman" w:cs="Times New Roman"/>
                  </w:rPr>
                </w:rPrChange>
              </w:rPr>
              <w:t>Mean Accuracy</w:t>
            </w:r>
          </w:p>
        </w:tc>
      </w:tr>
      <w:tr w:rsidR="001007D5" w:rsidRPr="001840C3" w14:paraId="2048D81F" w14:textId="77777777" w:rsidTr="00A91E5A">
        <w:tc>
          <w:tcPr>
            <w:tcW w:w="3568" w:type="dxa"/>
            <w:tcPrChange w:id="525" w:author="Usman Sohail" w:date="2020-05-22T05:24:00Z">
              <w:tcPr>
                <w:tcW w:w="4795" w:type="dxa"/>
              </w:tcPr>
            </w:tcPrChange>
          </w:tcPr>
          <w:p w14:paraId="5E3BFDBD" w14:textId="77777777" w:rsidR="001007D5" w:rsidRPr="001840C3" w:rsidRDefault="001007D5">
            <w:pPr>
              <w:pStyle w:val="BodyText"/>
              <w:jc w:val="center"/>
              <w:rPr>
                <w:rFonts w:ascii="Times New Roman" w:hAnsi="Times New Roman" w:cs="Times New Roman"/>
                <w:sz w:val="24"/>
                <w:szCs w:val="24"/>
                <w:rPrChange w:id="526" w:author="Usman Sohail" w:date="2020-05-22T04:48:00Z">
                  <w:rPr>
                    <w:rFonts w:ascii="Times New Roman" w:hAnsi="Times New Roman" w:cs="Times New Roman"/>
                  </w:rPr>
                </w:rPrChange>
              </w:rPr>
              <w:pPrChange w:id="527" w:author="Usman Sohail" w:date="2020-05-22T04:48:00Z">
                <w:pPr>
                  <w:pStyle w:val="BodyText"/>
                </w:pPr>
              </w:pPrChange>
            </w:pPr>
            <w:r w:rsidRPr="001840C3">
              <w:rPr>
                <w:rFonts w:ascii="Times New Roman" w:hAnsi="Times New Roman" w:cs="Times New Roman"/>
                <w:sz w:val="24"/>
                <w:szCs w:val="24"/>
                <w:rPrChange w:id="528" w:author="Usman Sohail" w:date="2020-05-22T04:48:00Z">
                  <w:rPr>
                    <w:rFonts w:ascii="Times New Roman" w:hAnsi="Times New Roman" w:cs="Times New Roman"/>
                  </w:rPr>
                </w:rPrChange>
              </w:rPr>
              <w:t>Training Data</w:t>
            </w:r>
          </w:p>
        </w:tc>
        <w:tc>
          <w:tcPr>
            <w:tcW w:w="3236" w:type="dxa"/>
            <w:tcPrChange w:id="529" w:author="Usman Sohail" w:date="2020-05-22T05:24:00Z">
              <w:tcPr>
                <w:tcW w:w="4795" w:type="dxa"/>
              </w:tcPr>
            </w:tcPrChange>
          </w:tcPr>
          <w:p w14:paraId="3E821ABF" w14:textId="57BDF198" w:rsidR="001007D5" w:rsidRPr="001840C3" w:rsidRDefault="001007D5">
            <w:pPr>
              <w:pStyle w:val="BodyText"/>
              <w:jc w:val="center"/>
              <w:rPr>
                <w:rFonts w:ascii="Times New Roman" w:hAnsi="Times New Roman" w:cs="Times New Roman"/>
                <w:sz w:val="24"/>
                <w:szCs w:val="24"/>
                <w:rPrChange w:id="530" w:author="Usman Sohail" w:date="2020-05-22T04:48:00Z">
                  <w:rPr>
                    <w:rFonts w:ascii="Times New Roman" w:hAnsi="Times New Roman" w:cs="Times New Roman"/>
                  </w:rPr>
                </w:rPrChange>
              </w:rPr>
              <w:pPrChange w:id="531" w:author="Usman Sohail" w:date="2020-05-22T04:48:00Z">
                <w:pPr>
                  <w:pStyle w:val="BodyText"/>
                </w:pPr>
              </w:pPrChange>
            </w:pPr>
            <w:r w:rsidRPr="001840C3">
              <w:rPr>
                <w:rFonts w:ascii="Times New Roman" w:hAnsi="Times New Roman" w:cs="Times New Roman"/>
                <w:sz w:val="24"/>
                <w:szCs w:val="24"/>
                <w:rPrChange w:id="532" w:author="Usman Sohail" w:date="2020-05-22T04:48:00Z">
                  <w:rPr>
                    <w:rFonts w:ascii="Times New Roman" w:hAnsi="Times New Roman" w:cs="Times New Roman"/>
                  </w:rPr>
                </w:rPrChange>
              </w:rPr>
              <w:t>79.66</w:t>
            </w:r>
          </w:p>
        </w:tc>
      </w:tr>
      <w:tr w:rsidR="001007D5" w:rsidRPr="001840C3" w14:paraId="3F294007" w14:textId="77777777" w:rsidTr="00A91E5A">
        <w:tc>
          <w:tcPr>
            <w:tcW w:w="3568" w:type="dxa"/>
            <w:tcPrChange w:id="533" w:author="Usman Sohail" w:date="2020-05-22T05:24:00Z">
              <w:tcPr>
                <w:tcW w:w="4795" w:type="dxa"/>
              </w:tcPr>
            </w:tcPrChange>
          </w:tcPr>
          <w:p w14:paraId="2597E2B9" w14:textId="77777777" w:rsidR="001007D5" w:rsidRPr="001840C3" w:rsidRDefault="001007D5">
            <w:pPr>
              <w:pStyle w:val="BodyText"/>
              <w:jc w:val="center"/>
              <w:rPr>
                <w:rFonts w:ascii="Times New Roman" w:hAnsi="Times New Roman" w:cs="Times New Roman"/>
                <w:sz w:val="24"/>
                <w:szCs w:val="24"/>
                <w:rPrChange w:id="534" w:author="Usman Sohail" w:date="2020-05-22T04:48:00Z">
                  <w:rPr>
                    <w:rFonts w:ascii="Times New Roman" w:hAnsi="Times New Roman" w:cs="Times New Roman"/>
                  </w:rPr>
                </w:rPrChange>
              </w:rPr>
              <w:pPrChange w:id="535" w:author="Usman Sohail" w:date="2020-05-22T04:48:00Z">
                <w:pPr>
                  <w:pStyle w:val="BodyText"/>
                </w:pPr>
              </w:pPrChange>
            </w:pPr>
            <w:r w:rsidRPr="001840C3">
              <w:rPr>
                <w:rFonts w:ascii="Times New Roman" w:hAnsi="Times New Roman" w:cs="Times New Roman"/>
                <w:sz w:val="24"/>
                <w:szCs w:val="24"/>
                <w:rPrChange w:id="536" w:author="Usman Sohail" w:date="2020-05-22T04:48:00Z">
                  <w:rPr>
                    <w:rFonts w:ascii="Times New Roman" w:hAnsi="Times New Roman" w:cs="Times New Roman"/>
                  </w:rPr>
                </w:rPrChange>
              </w:rPr>
              <w:t>Testing Data</w:t>
            </w:r>
          </w:p>
        </w:tc>
        <w:tc>
          <w:tcPr>
            <w:tcW w:w="3236" w:type="dxa"/>
            <w:tcPrChange w:id="537" w:author="Usman Sohail" w:date="2020-05-22T05:24:00Z">
              <w:tcPr>
                <w:tcW w:w="4795" w:type="dxa"/>
              </w:tcPr>
            </w:tcPrChange>
          </w:tcPr>
          <w:p w14:paraId="4EE1954B" w14:textId="5E4F9BB4" w:rsidR="001007D5" w:rsidRPr="001840C3" w:rsidRDefault="001007D5">
            <w:pPr>
              <w:pStyle w:val="BodyText"/>
              <w:jc w:val="center"/>
              <w:rPr>
                <w:rFonts w:ascii="Times New Roman" w:hAnsi="Times New Roman" w:cs="Times New Roman"/>
                <w:sz w:val="24"/>
                <w:szCs w:val="24"/>
                <w:rPrChange w:id="538" w:author="Usman Sohail" w:date="2020-05-22T04:48:00Z">
                  <w:rPr>
                    <w:rFonts w:ascii="Times New Roman" w:hAnsi="Times New Roman" w:cs="Times New Roman"/>
                  </w:rPr>
                </w:rPrChange>
              </w:rPr>
              <w:pPrChange w:id="539" w:author="Usman Sohail" w:date="2020-05-22T04:48:00Z">
                <w:pPr>
                  <w:pStyle w:val="BodyText"/>
                </w:pPr>
              </w:pPrChange>
            </w:pPr>
            <w:r w:rsidRPr="001840C3">
              <w:rPr>
                <w:rFonts w:ascii="Times New Roman" w:hAnsi="Times New Roman" w:cs="Times New Roman"/>
                <w:sz w:val="24"/>
                <w:szCs w:val="24"/>
                <w:rPrChange w:id="540" w:author="Usman Sohail" w:date="2020-05-22T04:48:00Z">
                  <w:rPr>
                    <w:rFonts w:ascii="Times New Roman" w:hAnsi="Times New Roman" w:cs="Times New Roman"/>
                  </w:rPr>
                </w:rPrChange>
              </w:rPr>
              <w:t>61.88</w:t>
            </w:r>
          </w:p>
        </w:tc>
      </w:tr>
    </w:tbl>
    <w:p w14:paraId="7C5FBF65" w14:textId="77777777" w:rsidR="00A51DAD" w:rsidRDefault="00A51DAD" w:rsidP="00A51DAD">
      <w:pPr>
        <w:pStyle w:val="BodyText"/>
        <w:rPr>
          <w:ins w:id="541" w:author="Usman Sohail" w:date="2020-05-22T04:49:00Z"/>
          <w:rFonts w:ascii="Times New Roman" w:hAnsi="Times New Roman" w:cs="Times New Roman"/>
          <w:sz w:val="24"/>
          <w:szCs w:val="24"/>
        </w:rPr>
      </w:pPr>
    </w:p>
    <w:p w14:paraId="2C8A27F5" w14:textId="5715DA2C" w:rsidR="001007D5" w:rsidRPr="001840C3" w:rsidRDefault="001007D5">
      <w:pPr>
        <w:pStyle w:val="BodyText"/>
        <w:rPr>
          <w:rFonts w:ascii="Times New Roman" w:hAnsi="Times New Roman" w:cs="Times New Roman"/>
          <w:sz w:val="24"/>
          <w:szCs w:val="24"/>
          <w:rPrChange w:id="542" w:author="Usman Sohail" w:date="2020-05-22T04:48:00Z">
            <w:rPr>
              <w:rFonts w:ascii="Times New Roman" w:hAnsi="Times New Roman" w:cs="Times New Roman"/>
            </w:rPr>
          </w:rPrChange>
        </w:rPr>
        <w:pPrChange w:id="543" w:author="Usman Sohail" w:date="2020-05-22T04:49:00Z">
          <w:pPr>
            <w:pStyle w:val="BodyText"/>
            <w:ind w:firstLine="360"/>
          </w:pPr>
        </w:pPrChange>
      </w:pPr>
      <w:r w:rsidRPr="001840C3">
        <w:rPr>
          <w:rFonts w:ascii="Times New Roman" w:hAnsi="Times New Roman" w:cs="Times New Roman"/>
          <w:sz w:val="24"/>
          <w:szCs w:val="24"/>
          <w:rPrChange w:id="544" w:author="Usman Sohail" w:date="2020-05-22T04:48:00Z">
            <w:rPr>
              <w:rFonts w:ascii="Times New Roman" w:hAnsi="Times New Roman" w:cs="Times New Roman"/>
            </w:rPr>
          </w:rPrChange>
        </w:rPr>
        <w:t>The following confusion matrix is generated</w:t>
      </w:r>
    </w:p>
    <w:p w14:paraId="4B2BAC8F" w14:textId="3E922BA3" w:rsidR="001007D5" w:rsidRPr="00963407" w:rsidRDefault="001007D5">
      <w:pPr>
        <w:pStyle w:val="BodyText"/>
        <w:jc w:val="center"/>
        <w:rPr>
          <w:rFonts w:ascii="Times New Roman" w:hAnsi="Times New Roman" w:cs="Times New Roman"/>
        </w:rPr>
        <w:pPrChange w:id="545" w:author="Usman Sohail" w:date="2020-05-22T04:49:00Z">
          <w:pPr>
            <w:pStyle w:val="BodyText"/>
          </w:pPr>
        </w:pPrChange>
      </w:pPr>
      <w:r w:rsidRPr="00963407">
        <w:rPr>
          <w:rFonts w:ascii="Times New Roman" w:hAnsi="Times New Roman" w:cs="Times New Roman"/>
          <w:noProof/>
        </w:rPr>
        <w:drawing>
          <wp:inline distT="0" distB="0" distL="0" distR="0" wp14:anchorId="5ACF1EEB" wp14:editId="100F39D9">
            <wp:extent cx="5334000" cy="5107488"/>
            <wp:effectExtent l="0" t="0" r="0" b="0"/>
            <wp:docPr id="32" name="Picture 32" descr="C:\Users\Dyass\AppData\Local\Microsoft\Windows\INetCache\Content.MSO\AE1A31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yass\AppData\Local\Microsoft\Windows\INetCache\Content.MSO\AE1A31D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8581" cy="5111874"/>
                    </a:xfrm>
                    <a:prstGeom prst="rect">
                      <a:avLst/>
                    </a:prstGeom>
                    <a:noFill/>
                    <a:ln>
                      <a:noFill/>
                    </a:ln>
                  </pic:spPr>
                </pic:pic>
              </a:graphicData>
            </a:graphic>
          </wp:inline>
        </w:drawing>
      </w:r>
    </w:p>
    <w:p w14:paraId="6587B985" w14:textId="77777777" w:rsidR="001007D5" w:rsidRPr="00A51DAD" w:rsidRDefault="001007D5" w:rsidP="001007D5">
      <w:pPr>
        <w:pStyle w:val="BodyText"/>
        <w:rPr>
          <w:rFonts w:ascii="Times New Roman" w:hAnsi="Times New Roman" w:cs="Times New Roman"/>
          <w:sz w:val="24"/>
          <w:szCs w:val="24"/>
          <w:rPrChange w:id="546" w:author="Usman Sohail" w:date="2020-05-22T04:49:00Z">
            <w:rPr>
              <w:rFonts w:ascii="Times New Roman" w:hAnsi="Times New Roman" w:cs="Times New Roman"/>
            </w:rPr>
          </w:rPrChange>
        </w:rPr>
      </w:pPr>
      <w:r w:rsidRPr="00A51DAD">
        <w:rPr>
          <w:rFonts w:ascii="Times New Roman" w:hAnsi="Times New Roman" w:cs="Times New Roman"/>
          <w:sz w:val="24"/>
          <w:szCs w:val="24"/>
          <w:rPrChange w:id="547" w:author="Usman Sohail" w:date="2020-05-22T04:49:00Z">
            <w:rPr>
              <w:rFonts w:ascii="Times New Roman" w:hAnsi="Times New Roman" w:cs="Times New Roman"/>
            </w:rPr>
          </w:rPrChange>
        </w:rPr>
        <w:t>The following classification reports is obtained:</w:t>
      </w:r>
    </w:p>
    <w:p w14:paraId="22E51FC6" w14:textId="77777777" w:rsidR="001007D5" w:rsidRPr="00A51DAD" w:rsidRDefault="001007D5" w:rsidP="001007D5">
      <w:pPr>
        <w:pStyle w:val="BodyText"/>
        <w:rPr>
          <w:rFonts w:ascii="Times New Roman" w:hAnsi="Times New Roman" w:cs="Times New Roman"/>
          <w:sz w:val="24"/>
          <w:szCs w:val="24"/>
          <w:rPrChange w:id="548" w:author="Usman Sohail" w:date="2020-05-22T04:49: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1007D5" w:rsidRPr="00A51DAD" w14:paraId="03A7DC4C" w14:textId="77777777" w:rsidTr="00E82921">
        <w:tc>
          <w:tcPr>
            <w:tcW w:w="1810" w:type="dxa"/>
          </w:tcPr>
          <w:p w14:paraId="4B00BD74" w14:textId="77777777" w:rsidR="001007D5" w:rsidRPr="00A51DAD" w:rsidRDefault="001007D5">
            <w:pPr>
              <w:pStyle w:val="BodyText"/>
              <w:jc w:val="center"/>
              <w:rPr>
                <w:rFonts w:ascii="Times New Roman" w:hAnsi="Times New Roman" w:cs="Times New Roman"/>
                <w:sz w:val="24"/>
                <w:szCs w:val="24"/>
                <w:rPrChange w:id="549" w:author="Usman Sohail" w:date="2020-05-22T04:49:00Z">
                  <w:rPr>
                    <w:rFonts w:ascii="Times New Roman" w:hAnsi="Times New Roman" w:cs="Times New Roman"/>
                  </w:rPr>
                </w:rPrChange>
              </w:rPr>
              <w:pPrChange w:id="550" w:author="Usman Sohail" w:date="2020-05-22T04:49:00Z">
                <w:pPr>
                  <w:pStyle w:val="BodyText"/>
                </w:pPr>
              </w:pPrChange>
            </w:pPr>
          </w:p>
        </w:tc>
        <w:tc>
          <w:tcPr>
            <w:tcW w:w="2007" w:type="dxa"/>
          </w:tcPr>
          <w:p w14:paraId="7670F2C3" w14:textId="77777777" w:rsidR="001007D5" w:rsidRPr="00A51DAD" w:rsidRDefault="001007D5">
            <w:pPr>
              <w:pStyle w:val="BodyText"/>
              <w:jc w:val="center"/>
              <w:rPr>
                <w:rFonts w:ascii="Times New Roman" w:hAnsi="Times New Roman" w:cs="Times New Roman"/>
                <w:sz w:val="24"/>
                <w:szCs w:val="24"/>
                <w:rPrChange w:id="551" w:author="Usman Sohail" w:date="2020-05-22T04:49:00Z">
                  <w:rPr>
                    <w:rFonts w:ascii="Times New Roman" w:hAnsi="Times New Roman" w:cs="Times New Roman"/>
                  </w:rPr>
                </w:rPrChange>
              </w:rPr>
              <w:pPrChange w:id="552" w:author="Usman Sohail" w:date="2020-05-22T04:49:00Z">
                <w:pPr>
                  <w:pStyle w:val="BodyText"/>
                </w:pPr>
              </w:pPrChange>
            </w:pPr>
            <w:r w:rsidRPr="00A51DAD">
              <w:rPr>
                <w:rFonts w:ascii="Times New Roman" w:hAnsi="Times New Roman" w:cs="Times New Roman"/>
                <w:sz w:val="24"/>
                <w:szCs w:val="24"/>
                <w:rPrChange w:id="553" w:author="Usman Sohail" w:date="2020-05-22T04:49:00Z">
                  <w:rPr>
                    <w:rFonts w:ascii="Times New Roman" w:hAnsi="Times New Roman" w:cs="Times New Roman"/>
                  </w:rPr>
                </w:rPrChange>
              </w:rPr>
              <w:t>Precision</w:t>
            </w:r>
          </w:p>
        </w:tc>
        <w:tc>
          <w:tcPr>
            <w:tcW w:w="1938" w:type="dxa"/>
          </w:tcPr>
          <w:p w14:paraId="661E2B0F" w14:textId="77777777" w:rsidR="001007D5" w:rsidRPr="00A51DAD" w:rsidRDefault="001007D5">
            <w:pPr>
              <w:pStyle w:val="BodyText"/>
              <w:jc w:val="center"/>
              <w:rPr>
                <w:rFonts w:ascii="Times New Roman" w:hAnsi="Times New Roman" w:cs="Times New Roman"/>
                <w:sz w:val="24"/>
                <w:szCs w:val="24"/>
                <w:rPrChange w:id="554" w:author="Usman Sohail" w:date="2020-05-22T04:49:00Z">
                  <w:rPr>
                    <w:rFonts w:ascii="Times New Roman" w:hAnsi="Times New Roman" w:cs="Times New Roman"/>
                  </w:rPr>
                </w:rPrChange>
              </w:rPr>
              <w:pPrChange w:id="555" w:author="Usman Sohail" w:date="2020-05-22T04:49:00Z">
                <w:pPr>
                  <w:pStyle w:val="BodyText"/>
                </w:pPr>
              </w:pPrChange>
            </w:pPr>
            <w:r w:rsidRPr="00A51DAD">
              <w:rPr>
                <w:rFonts w:ascii="Times New Roman" w:hAnsi="Times New Roman" w:cs="Times New Roman"/>
                <w:sz w:val="24"/>
                <w:szCs w:val="24"/>
                <w:rPrChange w:id="556" w:author="Usman Sohail" w:date="2020-05-22T04:49:00Z">
                  <w:rPr>
                    <w:rFonts w:ascii="Times New Roman" w:hAnsi="Times New Roman" w:cs="Times New Roman"/>
                  </w:rPr>
                </w:rPrChange>
              </w:rPr>
              <w:t>Recall</w:t>
            </w:r>
          </w:p>
        </w:tc>
        <w:tc>
          <w:tcPr>
            <w:tcW w:w="1931" w:type="dxa"/>
          </w:tcPr>
          <w:p w14:paraId="2E66C0FB" w14:textId="77777777" w:rsidR="001007D5" w:rsidRPr="00A51DAD" w:rsidRDefault="001007D5">
            <w:pPr>
              <w:pStyle w:val="BodyText"/>
              <w:jc w:val="center"/>
              <w:rPr>
                <w:rFonts w:ascii="Times New Roman" w:hAnsi="Times New Roman" w:cs="Times New Roman"/>
                <w:sz w:val="24"/>
                <w:szCs w:val="24"/>
                <w:rPrChange w:id="557" w:author="Usman Sohail" w:date="2020-05-22T04:49:00Z">
                  <w:rPr>
                    <w:rFonts w:ascii="Times New Roman" w:hAnsi="Times New Roman" w:cs="Times New Roman"/>
                  </w:rPr>
                </w:rPrChange>
              </w:rPr>
              <w:pPrChange w:id="558" w:author="Usman Sohail" w:date="2020-05-22T04:49:00Z">
                <w:pPr>
                  <w:pStyle w:val="BodyText"/>
                </w:pPr>
              </w:pPrChange>
            </w:pPr>
            <w:r w:rsidRPr="00A51DAD">
              <w:rPr>
                <w:rFonts w:ascii="Times New Roman" w:hAnsi="Times New Roman" w:cs="Times New Roman"/>
                <w:sz w:val="24"/>
                <w:szCs w:val="24"/>
                <w:rPrChange w:id="559" w:author="Usman Sohail" w:date="2020-05-22T04:49:00Z">
                  <w:rPr>
                    <w:rFonts w:ascii="Times New Roman" w:hAnsi="Times New Roman" w:cs="Times New Roman"/>
                  </w:rPr>
                </w:rPrChange>
              </w:rPr>
              <w:t>F1-Score</w:t>
            </w:r>
          </w:p>
        </w:tc>
        <w:tc>
          <w:tcPr>
            <w:tcW w:w="1814" w:type="dxa"/>
          </w:tcPr>
          <w:p w14:paraId="3706318E" w14:textId="77777777" w:rsidR="001007D5" w:rsidRPr="00A51DAD" w:rsidRDefault="001007D5">
            <w:pPr>
              <w:pStyle w:val="BodyText"/>
              <w:jc w:val="center"/>
              <w:rPr>
                <w:rFonts w:ascii="Times New Roman" w:hAnsi="Times New Roman" w:cs="Times New Roman"/>
                <w:sz w:val="24"/>
                <w:szCs w:val="24"/>
                <w:rPrChange w:id="560" w:author="Usman Sohail" w:date="2020-05-22T04:49:00Z">
                  <w:rPr>
                    <w:rFonts w:ascii="Times New Roman" w:hAnsi="Times New Roman" w:cs="Times New Roman"/>
                  </w:rPr>
                </w:rPrChange>
              </w:rPr>
              <w:pPrChange w:id="561" w:author="Usman Sohail" w:date="2020-05-22T04:49:00Z">
                <w:pPr>
                  <w:pStyle w:val="BodyText"/>
                </w:pPr>
              </w:pPrChange>
            </w:pPr>
            <w:r w:rsidRPr="00A51DAD">
              <w:rPr>
                <w:rFonts w:ascii="Times New Roman" w:hAnsi="Times New Roman" w:cs="Times New Roman"/>
                <w:sz w:val="24"/>
                <w:szCs w:val="24"/>
                <w:rPrChange w:id="562" w:author="Usman Sohail" w:date="2020-05-22T04:49:00Z">
                  <w:rPr>
                    <w:rFonts w:ascii="Times New Roman" w:hAnsi="Times New Roman" w:cs="Times New Roman"/>
                  </w:rPr>
                </w:rPrChange>
              </w:rPr>
              <w:t>Support</w:t>
            </w:r>
          </w:p>
        </w:tc>
      </w:tr>
      <w:tr w:rsidR="001007D5" w:rsidRPr="00A51DAD" w14:paraId="36820F4B" w14:textId="77777777" w:rsidTr="00E82921">
        <w:tc>
          <w:tcPr>
            <w:tcW w:w="1810" w:type="dxa"/>
          </w:tcPr>
          <w:p w14:paraId="59BAFC91" w14:textId="77777777" w:rsidR="001007D5" w:rsidRPr="00A51DAD" w:rsidRDefault="001007D5">
            <w:pPr>
              <w:pStyle w:val="BodyText"/>
              <w:jc w:val="center"/>
              <w:rPr>
                <w:rFonts w:ascii="Times New Roman" w:hAnsi="Times New Roman" w:cs="Times New Roman"/>
                <w:sz w:val="24"/>
                <w:szCs w:val="24"/>
                <w:rPrChange w:id="563" w:author="Usman Sohail" w:date="2020-05-22T04:49:00Z">
                  <w:rPr>
                    <w:rFonts w:ascii="Times New Roman" w:hAnsi="Times New Roman" w:cs="Times New Roman"/>
                  </w:rPr>
                </w:rPrChange>
              </w:rPr>
              <w:pPrChange w:id="564" w:author="Usman Sohail" w:date="2020-05-22T04:49:00Z">
                <w:pPr>
                  <w:pStyle w:val="BodyText"/>
                </w:pPr>
              </w:pPrChange>
            </w:pPr>
            <w:r w:rsidRPr="00A51DAD">
              <w:rPr>
                <w:rFonts w:ascii="Times New Roman" w:hAnsi="Times New Roman" w:cs="Times New Roman"/>
                <w:sz w:val="24"/>
                <w:szCs w:val="24"/>
                <w:rPrChange w:id="565" w:author="Usman Sohail" w:date="2020-05-22T04:49:00Z">
                  <w:rPr>
                    <w:rFonts w:ascii="Times New Roman" w:hAnsi="Times New Roman" w:cs="Times New Roman"/>
                  </w:rPr>
                </w:rPrChange>
              </w:rPr>
              <w:t>Negative</w:t>
            </w:r>
          </w:p>
        </w:tc>
        <w:tc>
          <w:tcPr>
            <w:tcW w:w="2007" w:type="dxa"/>
          </w:tcPr>
          <w:p w14:paraId="75781FEA" w14:textId="34DF165F" w:rsidR="001007D5" w:rsidRPr="00A51DAD" w:rsidRDefault="001007D5">
            <w:pPr>
              <w:pStyle w:val="BodyText"/>
              <w:jc w:val="center"/>
              <w:rPr>
                <w:rFonts w:ascii="Times New Roman" w:hAnsi="Times New Roman" w:cs="Times New Roman"/>
                <w:sz w:val="24"/>
                <w:szCs w:val="24"/>
                <w:rPrChange w:id="566" w:author="Usman Sohail" w:date="2020-05-22T04:49:00Z">
                  <w:rPr>
                    <w:rFonts w:ascii="Times New Roman" w:hAnsi="Times New Roman" w:cs="Times New Roman"/>
                  </w:rPr>
                </w:rPrChange>
              </w:rPr>
              <w:pPrChange w:id="567" w:author="Usman Sohail" w:date="2020-05-22T04:49:00Z">
                <w:pPr>
                  <w:pStyle w:val="BodyText"/>
                </w:pPr>
              </w:pPrChange>
            </w:pPr>
            <w:r w:rsidRPr="00A51DAD">
              <w:rPr>
                <w:rFonts w:ascii="Times New Roman" w:hAnsi="Times New Roman" w:cs="Times New Roman"/>
                <w:sz w:val="24"/>
                <w:szCs w:val="24"/>
                <w:rPrChange w:id="568" w:author="Usman Sohail" w:date="2020-05-22T04:49:00Z">
                  <w:rPr>
                    <w:rFonts w:ascii="Times New Roman" w:hAnsi="Times New Roman" w:cs="Times New Roman"/>
                  </w:rPr>
                </w:rPrChange>
              </w:rPr>
              <w:t>0.76</w:t>
            </w:r>
          </w:p>
        </w:tc>
        <w:tc>
          <w:tcPr>
            <w:tcW w:w="1938" w:type="dxa"/>
          </w:tcPr>
          <w:p w14:paraId="1C6D3AA9" w14:textId="1E094295" w:rsidR="001007D5" w:rsidRPr="00A51DAD" w:rsidRDefault="001007D5">
            <w:pPr>
              <w:pStyle w:val="BodyText"/>
              <w:jc w:val="center"/>
              <w:rPr>
                <w:rFonts w:ascii="Times New Roman" w:hAnsi="Times New Roman" w:cs="Times New Roman"/>
                <w:sz w:val="24"/>
                <w:szCs w:val="24"/>
                <w:rPrChange w:id="569" w:author="Usman Sohail" w:date="2020-05-22T04:49:00Z">
                  <w:rPr>
                    <w:rFonts w:ascii="Times New Roman" w:hAnsi="Times New Roman" w:cs="Times New Roman"/>
                  </w:rPr>
                </w:rPrChange>
              </w:rPr>
              <w:pPrChange w:id="570" w:author="Usman Sohail" w:date="2020-05-22T04:49:00Z">
                <w:pPr>
                  <w:pStyle w:val="BodyText"/>
                </w:pPr>
              </w:pPrChange>
            </w:pPr>
            <w:r w:rsidRPr="00A51DAD">
              <w:rPr>
                <w:rFonts w:ascii="Times New Roman" w:hAnsi="Times New Roman" w:cs="Times New Roman"/>
                <w:sz w:val="24"/>
                <w:szCs w:val="24"/>
                <w:rPrChange w:id="571" w:author="Usman Sohail" w:date="2020-05-22T04:49:00Z">
                  <w:rPr>
                    <w:rFonts w:ascii="Times New Roman" w:hAnsi="Times New Roman" w:cs="Times New Roman"/>
                  </w:rPr>
                </w:rPrChange>
              </w:rPr>
              <w:t>0.28</w:t>
            </w:r>
          </w:p>
        </w:tc>
        <w:tc>
          <w:tcPr>
            <w:tcW w:w="1931" w:type="dxa"/>
          </w:tcPr>
          <w:p w14:paraId="2570398A" w14:textId="11703C55" w:rsidR="001007D5" w:rsidRPr="00A51DAD" w:rsidRDefault="001007D5">
            <w:pPr>
              <w:pStyle w:val="BodyText"/>
              <w:jc w:val="center"/>
              <w:rPr>
                <w:rFonts w:ascii="Times New Roman" w:hAnsi="Times New Roman" w:cs="Times New Roman"/>
                <w:sz w:val="24"/>
                <w:szCs w:val="24"/>
                <w:rPrChange w:id="572" w:author="Usman Sohail" w:date="2020-05-22T04:49:00Z">
                  <w:rPr>
                    <w:rFonts w:ascii="Times New Roman" w:hAnsi="Times New Roman" w:cs="Times New Roman"/>
                  </w:rPr>
                </w:rPrChange>
              </w:rPr>
              <w:pPrChange w:id="573" w:author="Usman Sohail" w:date="2020-05-22T04:49:00Z">
                <w:pPr>
                  <w:pStyle w:val="BodyText"/>
                </w:pPr>
              </w:pPrChange>
            </w:pPr>
            <w:r w:rsidRPr="00A51DAD">
              <w:rPr>
                <w:rFonts w:ascii="Times New Roman" w:hAnsi="Times New Roman" w:cs="Times New Roman"/>
                <w:sz w:val="24"/>
                <w:szCs w:val="24"/>
                <w:rPrChange w:id="574" w:author="Usman Sohail" w:date="2020-05-22T04:49:00Z">
                  <w:rPr>
                    <w:rFonts w:ascii="Times New Roman" w:hAnsi="Times New Roman" w:cs="Times New Roman"/>
                  </w:rPr>
                </w:rPrChange>
              </w:rPr>
              <w:t>0.41</w:t>
            </w:r>
          </w:p>
        </w:tc>
        <w:tc>
          <w:tcPr>
            <w:tcW w:w="1814" w:type="dxa"/>
          </w:tcPr>
          <w:p w14:paraId="5D5C3C4C" w14:textId="77777777" w:rsidR="001007D5" w:rsidRPr="00A51DAD" w:rsidRDefault="001007D5">
            <w:pPr>
              <w:pStyle w:val="BodyText"/>
              <w:jc w:val="center"/>
              <w:rPr>
                <w:rFonts w:ascii="Times New Roman" w:hAnsi="Times New Roman" w:cs="Times New Roman"/>
                <w:sz w:val="24"/>
                <w:szCs w:val="24"/>
                <w:rPrChange w:id="575" w:author="Usman Sohail" w:date="2020-05-22T04:49:00Z">
                  <w:rPr>
                    <w:rFonts w:ascii="Times New Roman" w:hAnsi="Times New Roman" w:cs="Times New Roman"/>
                  </w:rPr>
                </w:rPrChange>
              </w:rPr>
              <w:pPrChange w:id="576" w:author="Usman Sohail" w:date="2020-05-22T04:49:00Z">
                <w:pPr>
                  <w:pStyle w:val="BodyText"/>
                </w:pPr>
              </w:pPrChange>
            </w:pPr>
            <w:r w:rsidRPr="00A51DAD">
              <w:rPr>
                <w:rFonts w:ascii="Times New Roman" w:hAnsi="Times New Roman" w:cs="Times New Roman"/>
                <w:sz w:val="24"/>
                <w:szCs w:val="24"/>
                <w:rPrChange w:id="577" w:author="Usman Sohail" w:date="2020-05-22T04:49:00Z">
                  <w:rPr>
                    <w:rFonts w:ascii="Times New Roman" w:hAnsi="Times New Roman" w:cs="Times New Roman"/>
                  </w:rPr>
                </w:rPrChange>
              </w:rPr>
              <w:t>1039</w:t>
            </w:r>
          </w:p>
        </w:tc>
      </w:tr>
      <w:tr w:rsidR="001007D5" w:rsidRPr="00A51DAD" w14:paraId="3344F086" w14:textId="77777777" w:rsidTr="00E82921">
        <w:tc>
          <w:tcPr>
            <w:tcW w:w="1810" w:type="dxa"/>
          </w:tcPr>
          <w:p w14:paraId="3691885D" w14:textId="77777777" w:rsidR="001007D5" w:rsidRPr="00A51DAD" w:rsidRDefault="001007D5">
            <w:pPr>
              <w:pStyle w:val="BodyText"/>
              <w:jc w:val="center"/>
              <w:rPr>
                <w:rFonts w:ascii="Times New Roman" w:hAnsi="Times New Roman" w:cs="Times New Roman"/>
                <w:sz w:val="24"/>
                <w:szCs w:val="24"/>
                <w:rPrChange w:id="578" w:author="Usman Sohail" w:date="2020-05-22T04:49:00Z">
                  <w:rPr>
                    <w:rFonts w:ascii="Times New Roman" w:hAnsi="Times New Roman" w:cs="Times New Roman"/>
                  </w:rPr>
                </w:rPrChange>
              </w:rPr>
              <w:pPrChange w:id="579" w:author="Usman Sohail" w:date="2020-05-22T04:49:00Z">
                <w:pPr>
                  <w:pStyle w:val="BodyText"/>
                </w:pPr>
              </w:pPrChange>
            </w:pPr>
            <w:r w:rsidRPr="00A51DAD">
              <w:rPr>
                <w:rFonts w:ascii="Times New Roman" w:hAnsi="Times New Roman" w:cs="Times New Roman"/>
                <w:sz w:val="24"/>
                <w:szCs w:val="24"/>
                <w:rPrChange w:id="580" w:author="Usman Sohail" w:date="2020-05-22T04:49:00Z">
                  <w:rPr>
                    <w:rFonts w:ascii="Times New Roman" w:hAnsi="Times New Roman" w:cs="Times New Roman"/>
                  </w:rPr>
                </w:rPrChange>
              </w:rPr>
              <w:t>Neutral</w:t>
            </w:r>
          </w:p>
        </w:tc>
        <w:tc>
          <w:tcPr>
            <w:tcW w:w="2007" w:type="dxa"/>
          </w:tcPr>
          <w:p w14:paraId="082922A4" w14:textId="5AA194B0" w:rsidR="001007D5" w:rsidRPr="00A51DAD" w:rsidRDefault="001007D5">
            <w:pPr>
              <w:pStyle w:val="BodyText"/>
              <w:jc w:val="center"/>
              <w:rPr>
                <w:rFonts w:ascii="Times New Roman" w:hAnsi="Times New Roman" w:cs="Times New Roman"/>
                <w:sz w:val="24"/>
                <w:szCs w:val="24"/>
                <w:rPrChange w:id="581" w:author="Usman Sohail" w:date="2020-05-22T04:49:00Z">
                  <w:rPr>
                    <w:rFonts w:ascii="Times New Roman" w:hAnsi="Times New Roman" w:cs="Times New Roman"/>
                  </w:rPr>
                </w:rPrChange>
              </w:rPr>
              <w:pPrChange w:id="582" w:author="Usman Sohail" w:date="2020-05-22T04:49:00Z">
                <w:pPr>
                  <w:pStyle w:val="BodyText"/>
                </w:pPr>
              </w:pPrChange>
            </w:pPr>
            <w:r w:rsidRPr="00A51DAD">
              <w:rPr>
                <w:rFonts w:ascii="Times New Roman" w:hAnsi="Times New Roman" w:cs="Times New Roman"/>
                <w:sz w:val="24"/>
                <w:szCs w:val="24"/>
                <w:rPrChange w:id="583" w:author="Usman Sohail" w:date="2020-05-22T04:49:00Z">
                  <w:rPr>
                    <w:rFonts w:ascii="Times New Roman" w:hAnsi="Times New Roman" w:cs="Times New Roman"/>
                  </w:rPr>
                </w:rPrChange>
              </w:rPr>
              <w:t>0.58</w:t>
            </w:r>
          </w:p>
        </w:tc>
        <w:tc>
          <w:tcPr>
            <w:tcW w:w="1938" w:type="dxa"/>
          </w:tcPr>
          <w:p w14:paraId="2D22B2AA" w14:textId="34F973BC" w:rsidR="001007D5" w:rsidRPr="00A51DAD" w:rsidRDefault="001007D5">
            <w:pPr>
              <w:pStyle w:val="BodyText"/>
              <w:jc w:val="center"/>
              <w:rPr>
                <w:rFonts w:ascii="Times New Roman" w:hAnsi="Times New Roman" w:cs="Times New Roman"/>
                <w:sz w:val="24"/>
                <w:szCs w:val="24"/>
                <w:rPrChange w:id="584" w:author="Usman Sohail" w:date="2020-05-22T04:49:00Z">
                  <w:rPr>
                    <w:rFonts w:ascii="Times New Roman" w:hAnsi="Times New Roman" w:cs="Times New Roman"/>
                  </w:rPr>
                </w:rPrChange>
              </w:rPr>
              <w:pPrChange w:id="585" w:author="Usman Sohail" w:date="2020-05-22T04:49:00Z">
                <w:pPr>
                  <w:pStyle w:val="BodyText"/>
                </w:pPr>
              </w:pPrChange>
            </w:pPr>
            <w:r w:rsidRPr="00A51DAD">
              <w:rPr>
                <w:rFonts w:ascii="Times New Roman" w:hAnsi="Times New Roman" w:cs="Times New Roman"/>
                <w:sz w:val="24"/>
                <w:szCs w:val="24"/>
                <w:rPrChange w:id="586" w:author="Usman Sohail" w:date="2020-05-22T04:49:00Z">
                  <w:rPr>
                    <w:rFonts w:ascii="Times New Roman" w:hAnsi="Times New Roman" w:cs="Times New Roman"/>
                  </w:rPr>
                </w:rPrChange>
              </w:rPr>
              <w:t>0.87</w:t>
            </w:r>
          </w:p>
        </w:tc>
        <w:tc>
          <w:tcPr>
            <w:tcW w:w="1931" w:type="dxa"/>
          </w:tcPr>
          <w:p w14:paraId="272CE95E" w14:textId="0D8245FA" w:rsidR="001007D5" w:rsidRPr="00A51DAD" w:rsidRDefault="001007D5">
            <w:pPr>
              <w:pStyle w:val="BodyText"/>
              <w:jc w:val="center"/>
              <w:rPr>
                <w:rFonts w:ascii="Times New Roman" w:hAnsi="Times New Roman" w:cs="Times New Roman"/>
                <w:sz w:val="24"/>
                <w:szCs w:val="24"/>
                <w:rPrChange w:id="587" w:author="Usman Sohail" w:date="2020-05-22T04:49:00Z">
                  <w:rPr>
                    <w:rFonts w:ascii="Times New Roman" w:hAnsi="Times New Roman" w:cs="Times New Roman"/>
                  </w:rPr>
                </w:rPrChange>
              </w:rPr>
              <w:pPrChange w:id="588" w:author="Usman Sohail" w:date="2020-05-22T04:49:00Z">
                <w:pPr>
                  <w:pStyle w:val="BodyText"/>
                </w:pPr>
              </w:pPrChange>
            </w:pPr>
            <w:r w:rsidRPr="00A51DAD">
              <w:rPr>
                <w:rFonts w:ascii="Times New Roman" w:hAnsi="Times New Roman" w:cs="Times New Roman"/>
                <w:sz w:val="24"/>
                <w:szCs w:val="24"/>
                <w:rPrChange w:id="589" w:author="Usman Sohail" w:date="2020-05-22T04:49:00Z">
                  <w:rPr>
                    <w:rFonts w:ascii="Times New Roman" w:hAnsi="Times New Roman" w:cs="Times New Roman"/>
                  </w:rPr>
                </w:rPrChange>
              </w:rPr>
              <w:t>0.70</w:t>
            </w:r>
          </w:p>
        </w:tc>
        <w:tc>
          <w:tcPr>
            <w:tcW w:w="1814" w:type="dxa"/>
          </w:tcPr>
          <w:p w14:paraId="01018B2D" w14:textId="77777777" w:rsidR="001007D5" w:rsidRPr="00A51DAD" w:rsidRDefault="001007D5">
            <w:pPr>
              <w:pStyle w:val="BodyText"/>
              <w:jc w:val="center"/>
              <w:rPr>
                <w:rFonts w:ascii="Times New Roman" w:hAnsi="Times New Roman" w:cs="Times New Roman"/>
                <w:sz w:val="24"/>
                <w:szCs w:val="24"/>
                <w:rPrChange w:id="590" w:author="Usman Sohail" w:date="2020-05-22T04:49:00Z">
                  <w:rPr>
                    <w:rFonts w:ascii="Times New Roman" w:hAnsi="Times New Roman" w:cs="Times New Roman"/>
                  </w:rPr>
                </w:rPrChange>
              </w:rPr>
              <w:pPrChange w:id="591" w:author="Usman Sohail" w:date="2020-05-22T04:49:00Z">
                <w:pPr>
                  <w:pStyle w:val="BodyText"/>
                </w:pPr>
              </w:pPrChange>
            </w:pPr>
            <w:r w:rsidRPr="00A51DAD">
              <w:rPr>
                <w:rFonts w:ascii="Times New Roman" w:hAnsi="Times New Roman" w:cs="Times New Roman"/>
                <w:sz w:val="24"/>
                <w:szCs w:val="24"/>
                <w:rPrChange w:id="592" w:author="Usman Sohail" w:date="2020-05-22T04:49:00Z">
                  <w:rPr>
                    <w:rFonts w:ascii="Times New Roman" w:hAnsi="Times New Roman" w:cs="Times New Roman"/>
                  </w:rPr>
                </w:rPrChange>
              </w:rPr>
              <w:t>1819</w:t>
            </w:r>
          </w:p>
        </w:tc>
      </w:tr>
      <w:tr w:rsidR="001007D5" w:rsidRPr="00A51DAD" w14:paraId="44E997AE" w14:textId="77777777" w:rsidTr="00E82921">
        <w:tc>
          <w:tcPr>
            <w:tcW w:w="1810" w:type="dxa"/>
          </w:tcPr>
          <w:p w14:paraId="76CC20D7" w14:textId="77777777" w:rsidR="001007D5" w:rsidRPr="00A51DAD" w:rsidRDefault="001007D5">
            <w:pPr>
              <w:pStyle w:val="BodyText"/>
              <w:jc w:val="center"/>
              <w:rPr>
                <w:rFonts w:ascii="Times New Roman" w:hAnsi="Times New Roman" w:cs="Times New Roman"/>
                <w:sz w:val="24"/>
                <w:szCs w:val="24"/>
                <w:rPrChange w:id="593" w:author="Usman Sohail" w:date="2020-05-22T04:49:00Z">
                  <w:rPr>
                    <w:rFonts w:ascii="Times New Roman" w:hAnsi="Times New Roman" w:cs="Times New Roman"/>
                  </w:rPr>
                </w:rPrChange>
              </w:rPr>
              <w:pPrChange w:id="594" w:author="Usman Sohail" w:date="2020-05-22T04:49:00Z">
                <w:pPr>
                  <w:pStyle w:val="BodyText"/>
                </w:pPr>
              </w:pPrChange>
            </w:pPr>
            <w:r w:rsidRPr="00A51DAD">
              <w:rPr>
                <w:rFonts w:ascii="Times New Roman" w:hAnsi="Times New Roman" w:cs="Times New Roman"/>
                <w:sz w:val="24"/>
                <w:szCs w:val="24"/>
                <w:rPrChange w:id="595" w:author="Usman Sohail" w:date="2020-05-22T04:49:00Z">
                  <w:rPr>
                    <w:rFonts w:ascii="Times New Roman" w:hAnsi="Times New Roman" w:cs="Times New Roman"/>
                  </w:rPr>
                </w:rPrChange>
              </w:rPr>
              <w:t>Positive</w:t>
            </w:r>
          </w:p>
        </w:tc>
        <w:tc>
          <w:tcPr>
            <w:tcW w:w="2007" w:type="dxa"/>
          </w:tcPr>
          <w:p w14:paraId="1014CD7C" w14:textId="60DED315" w:rsidR="001007D5" w:rsidRPr="00A51DAD" w:rsidRDefault="001007D5">
            <w:pPr>
              <w:pStyle w:val="BodyText"/>
              <w:jc w:val="center"/>
              <w:rPr>
                <w:rFonts w:ascii="Times New Roman" w:hAnsi="Times New Roman" w:cs="Times New Roman"/>
                <w:sz w:val="24"/>
                <w:szCs w:val="24"/>
                <w:rPrChange w:id="596" w:author="Usman Sohail" w:date="2020-05-22T04:49:00Z">
                  <w:rPr>
                    <w:rFonts w:ascii="Times New Roman" w:hAnsi="Times New Roman" w:cs="Times New Roman"/>
                  </w:rPr>
                </w:rPrChange>
              </w:rPr>
              <w:pPrChange w:id="597" w:author="Usman Sohail" w:date="2020-05-22T04:49:00Z">
                <w:pPr>
                  <w:pStyle w:val="BodyText"/>
                </w:pPr>
              </w:pPrChange>
            </w:pPr>
            <w:r w:rsidRPr="00A51DAD">
              <w:rPr>
                <w:rFonts w:ascii="Times New Roman" w:hAnsi="Times New Roman" w:cs="Times New Roman"/>
                <w:sz w:val="24"/>
                <w:szCs w:val="24"/>
                <w:rPrChange w:id="598" w:author="Usman Sohail" w:date="2020-05-22T04:49:00Z">
                  <w:rPr>
                    <w:rFonts w:ascii="Times New Roman" w:hAnsi="Times New Roman" w:cs="Times New Roman"/>
                  </w:rPr>
                </w:rPrChange>
              </w:rPr>
              <w:t>0.68</w:t>
            </w:r>
          </w:p>
        </w:tc>
        <w:tc>
          <w:tcPr>
            <w:tcW w:w="1938" w:type="dxa"/>
          </w:tcPr>
          <w:p w14:paraId="091BC32D" w14:textId="69F367F7" w:rsidR="001007D5" w:rsidRPr="00A51DAD" w:rsidRDefault="001007D5">
            <w:pPr>
              <w:pStyle w:val="BodyText"/>
              <w:jc w:val="center"/>
              <w:rPr>
                <w:rFonts w:ascii="Times New Roman" w:hAnsi="Times New Roman" w:cs="Times New Roman"/>
                <w:sz w:val="24"/>
                <w:szCs w:val="24"/>
                <w:rPrChange w:id="599" w:author="Usman Sohail" w:date="2020-05-22T04:49:00Z">
                  <w:rPr>
                    <w:rFonts w:ascii="Times New Roman" w:hAnsi="Times New Roman" w:cs="Times New Roman"/>
                  </w:rPr>
                </w:rPrChange>
              </w:rPr>
              <w:pPrChange w:id="600" w:author="Usman Sohail" w:date="2020-05-22T04:49:00Z">
                <w:pPr>
                  <w:pStyle w:val="BodyText"/>
                </w:pPr>
              </w:pPrChange>
            </w:pPr>
            <w:r w:rsidRPr="00A51DAD">
              <w:rPr>
                <w:rFonts w:ascii="Times New Roman" w:hAnsi="Times New Roman" w:cs="Times New Roman"/>
                <w:sz w:val="24"/>
                <w:szCs w:val="24"/>
                <w:rPrChange w:id="601" w:author="Usman Sohail" w:date="2020-05-22T04:49:00Z">
                  <w:rPr>
                    <w:rFonts w:ascii="Times New Roman" w:hAnsi="Times New Roman" w:cs="Times New Roman"/>
                  </w:rPr>
                </w:rPrChange>
              </w:rPr>
              <w:t>0.53</w:t>
            </w:r>
          </w:p>
        </w:tc>
        <w:tc>
          <w:tcPr>
            <w:tcW w:w="1931" w:type="dxa"/>
          </w:tcPr>
          <w:p w14:paraId="091B4083" w14:textId="4DC88538" w:rsidR="001007D5" w:rsidRPr="00A51DAD" w:rsidRDefault="001007D5">
            <w:pPr>
              <w:pStyle w:val="BodyText"/>
              <w:jc w:val="center"/>
              <w:rPr>
                <w:rFonts w:ascii="Times New Roman" w:hAnsi="Times New Roman" w:cs="Times New Roman"/>
                <w:sz w:val="24"/>
                <w:szCs w:val="24"/>
                <w:rPrChange w:id="602" w:author="Usman Sohail" w:date="2020-05-22T04:49:00Z">
                  <w:rPr>
                    <w:rFonts w:ascii="Times New Roman" w:hAnsi="Times New Roman" w:cs="Times New Roman"/>
                  </w:rPr>
                </w:rPrChange>
              </w:rPr>
              <w:pPrChange w:id="603" w:author="Usman Sohail" w:date="2020-05-22T04:49:00Z">
                <w:pPr>
                  <w:pStyle w:val="BodyText"/>
                </w:pPr>
              </w:pPrChange>
            </w:pPr>
            <w:r w:rsidRPr="00A51DAD">
              <w:rPr>
                <w:rFonts w:ascii="Times New Roman" w:hAnsi="Times New Roman" w:cs="Times New Roman"/>
                <w:sz w:val="24"/>
                <w:szCs w:val="24"/>
                <w:rPrChange w:id="604" w:author="Usman Sohail" w:date="2020-05-22T04:49:00Z">
                  <w:rPr>
                    <w:rFonts w:ascii="Times New Roman" w:hAnsi="Times New Roman" w:cs="Times New Roman"/>
                  </w:rPr>
                </w:rPrChange>
              </w:rPr>
              <w:t>0.60</w:t>
            </w:r>
          </w:p>
        </w:tc>
        <w:tc>
          <w:tcPr>
            <w:tcW w:w="1814" w:type="dxa"/>
          </w:tcPr>
          <w:p w14:paraId="758686AD" w14:textId="77777777" w:rsidR="001007D5" w:rsidRPr="00A51DAD" w:rsidRDefault="001007D5">
            <w:pPr>
              <w:pStyle w:val="BodyText"/>
              <w:jc w:val="center"/>
              <w:rPr>
                <w:rFonts w:ascii="Times New Roman" w:hAnsi="Times New Roman" w:cs="Times New Roman"/>
                <w:sz w:val="24"/>
                <w:szCs w:val="24"/>
                <w:rPrChange w:id="605" w:author="Usman Sohail" w:date="2020-05-22T04:49:00Z">
                  <w:rPr>
                    <w:rFonts w:ascii="Times New Roman" w:hAnsi="Times New Roman" w:cs="Times New Roman"/>
                  </w:rPr>
                </w:rPrChange>
              </w:rPr>
              <w:pPrChange w:id="606" w:author="Usman Sohail" w:date="2020-05-22T04:49:00Z">
                <w:pPr>
                  <w:pStyle w:val="BodyText"/>
                </w:pPr>
              </w:pPrChange>
            </w:pPr>
            <w:r w:rsidRPr="00A51DAD">
              <w:rPr>
                <w:rFonts w:ascii="Times New Roman" w:hAnsi="Times New Roman" w:cs="Times New Roman"/>
                <w:sz w:val="24"/>
                <w:szCs w:val="24"/>
                <w:rPrChange w:id="607" w:author="Usman Sohail" w:date="2020-05-22T04:49:00Z">
                  <w:rPr>
                    <w:rFonts w:ascii="Times New Roman" w:hAnsi="Times New Roman" w:cs="Times New Roman"/>
                  </w:rPr>
                </w:rPrChange>
              </w:rPr>
              <w:t>1188</w:t>
            </w:r>
          </w:p>
        </w:tc>
      </w:tr>
      <w:tr w:rsidR="001007D5" w:rsidRPr="00A51DAD" w14:paraId="7ACBE544" w14:textId="77777777" w:rsidTr="00E82921">
        <w:tc>
          <w:tcPr>
            <w:tcW w:w="1810" w:type="dxa"/>
          </w:tcPr>
          <w:p w14:paraId="506CB95D" w14:textId="77777777" w:rsidR="001007D5" w:rsidRPr="00A51DAD" w:rsidRDefault="001007D5">
            <w:pPr>
              <w:pStyle w:val="BodyText"/>
              <w:jc w:val="center"/>
              <w:rPr>
                <w:rFonts w:ascii="Times New Roman" w:hAnsi="Times New Roman" w:cs="Times New Roman"/>
                <w:sz w:val="24"/>
                <w:szCs w:val="24"/>
                <w:rPrChange w:id="608" w:author="Usman Sohail" w:date="2020-05-22T04:49:00Z">
                  <w:rPr>
                    <w:rFonts w:ascii="Times New Roman" w:hAnsi="Times New Roman" w:cs="Times New Roman"/>
                  </w:rPr>
                </w:rPrChange>
              </w:rPr>
              <w:pPrChange w:id="609" w:author="Usman Sohail" w:date="2020-05-22T04:49:00Z">
                <w:pPr>
                  <w:pStyle w:val="BodyText"/>
                </w:pPr>
              </w:pPrChange>
            </w:pPr>
            <w:r w:rsidRPr="00A51DAD">
              <w:rPr>
                <w:rFonts w:ascii="Times New Roman" w:hAnsi="Times New Roman" w:cs="Times New Roman"/>
                <w:sz w:val="24"/>
                <w:szCs w:val="24"/>
                <w:rPrChange w:id="610" w:author="Usman Sohail" w:date="2020-05-22T04:49:00Z">
                  <w:rPr>
                    <w:rFonts w:ascii="Times New Roman" w:hAnsi="Times New Roman" w:cs="Times New Roman"/>
                  </w:rPr>
                </w:rPrChange>
              </w:rPr>
              <w:t>Accuracy</w:t>
            </w:r>
          </w:p>
        </w:tc>
        <w:tc>
          <w:tcPr>
            <w:tcW w:w="2007" w:type="dxa"/>
          </w:tcPr>
          <w:p w14:paraId="761005BD" w14:textId="77777777" w:rsidR="001007D5" w:rsidRPr="00A51DAD" w:rsidRDefault="001007D5">
            <w:pPr>
              <w:pStyle w:val="BodyText"/>
              <w:jc w:val="center"/>
              <w:rPr>
                <w:rFonts w:ascii="Times New Roman" w:hAnsi="Times New Roman" w:cs="Times New Roman"/>
                <w:sz w:val="24"/>
                <w:szCs w:val="24"/>
                <w:rPrChange w:id="611" w:author="Usman Sohail" w:date="2020-05-22T04:49:00Z">
                  <w:rPr>
                    <w:rFonts w:ascii="Times New Roman" w:hAnsi="Times New Roman" w:cs="Times New Roman"/>
                  </w:rPr>
                </w:rPrChange>
              </w:rPr>
              <w:pPrChange w:id="612" w:author="Usman Sohail" w:date="2020-05-22T04:49:00Z">
                <w:pPr>
                  <w:pStyle w:val="BodyText"/>
                </w:pPr>
              </w:pPrChange>
            </w:pPr>
          </w:p>
        </w:tc>
        <w:tc>
          <w:tcPr>
            <w:tcW w:w="1938" w:type="dxa"/>
          </w:tcPr>
          <w:p w14:paraId="5FB92582" w14:textId="77777777" w:rsidR="001007D5" w:rsidRPr="00A51DAD" w:rsidRDefault="001007D5">
            <w:pPr>
              <w:pStyle w:val="BodyText"/>
              <w:jc w:val="center"/>
              <w:rPr>
                <w:rFonts w:ascii="Times New Roman" w:hAnsi="Times New Roman" w:cs="Times New Roman"/>
                <w:sz w:val="24"/>
                <w:szCs w:val="24"/>
                <w:rPrChange w:id="613" w:author="Usman Sohail" w:date="2020-05-22T04:49:00Z">
                  <w:rPr>
                    <w:rFonts w:ascii="Times New Roman" w:hAnsi="Times New Roman" w:cs="Times New Roman"/>
                  </w:rPr>
                </w:rPrChange>
              </w:rPr>
              <w:pPrChange w:id="614" w:author="Usman Sohail" w:date="2020-05-22T04:49:00Z">
                <w:pPr>
                  <w:pStyle w:val="BodyText"/>
                </w:pPr>
              </w:pPrChange>
            </w:pPr>
          </w:p>
        </w:tc>
        <w:tc>
          <w:tcPr>
            <w:tcW w:w="1931" w:type="dxa"/>
          </w:tcPr>
          <w:p w14:paraId="5CE0E42F" w14:textId="1D8FE937" w:rsidR="001007D5" w:rsidRPr="00A51DAD" w:rsidRDefault="001007D5">
            <w:pPr>
              <w:pStyle w:val="BodyText"/>
              <w:jc w:val="center"/>
              <w:rPr>
                <w:rFonts w:ascii="Times New Roman" w:hAnsi="Times New Roman" w:cs="Times New Roman"/>
                <w:sz w:val="24"/>
                <w:szCs w:val="24"/>
                <w:rPrChange w:id="615" w:author="Usman Sohail" w:date="2020-05-22T04:49:00Z">
                  <w:rPr>
                    <w:rFonts w:ascii="Times New Roman" w:hAnsi="Times New Roman" w:cs="Times New Roman"/>
                  </w:rPr>
                </w:rPrChange>
              </w:rPr>
              <w:pPrChange w:id="616" w:author="Usman Sohail" w:date="2020-05-22T04:49:00Z">
                <w:pPr>
                  <w:pStyle w:val="BodyText"/>
                </w:pPr>
              </w:pPrChange>
            </w:pPr>
            <w:r w:rsidRPr="00A51DAD">
              <w:rPr>
                <w:rFonts w:ascii="Times New Roman" w:hAnsi="Times New Roman" w:cs="Times New Roman"/>
                <w:sz w:val="24"/>
                <w:szCs w:val="24"/>
                <w:rPrChange w:id="617" w:author="Usman Sohail" w:date="2020-05-22T04:49:00Z">
                  <w:rPr>
                    <w:rFonts w:ascii="Times New Roman" w:hAnsi="Times New Roman" w:cs="Times New Roman"/>
                  </w:rPr>
                </w:rPrChange>
              </w:rPr>
              <w:t>0.62</w:t>
            </w:r>
          </w:p>
        </w:tc>
        <w:tc>
          <w:tcPr>
            <w:tcW w:w="1814" w:type="dxa"/>
          </w:tcPr>
          <w:p w14:paraId="3A9ED7DC" w14:textId="77777777" w:rsidR="001007D5" w:rsidRPr="00A51DAD" w:rsidRDefault="001007D5">
            <w:pPr>
              <w:pStyle w:val="BodyText"/>
              <w:jc w:val="center"/>
              <w:rPr>
                <w:rFonts w:ascii="Times New Roman" w:hAnsi="Times New Roman" w:cs="Times New Roman"/>
                <w:sz w:val="24"/>
                <w:szCs w:val="24"/>
                <w:rPrChange w:id="618" w:author="Usman Sohail" w:date="2020-05-22T04:49:00Z">
                  <w:rPr>
                    <w:rFonts w:ascii="Times New Roman" w:hAnsi="Times New Roman" w:cs="Times New Roman"/>
                  </w:rPr>
                </w:rPrChange>
              </w:rPr>
              <w:pPrChange w:id="619" w:author="Usman Sohail" w:date="2020-05-22T04:49:00Z">
                <w:pPr>
                  <w:pStyle w:val="BodyText"/>
                </w:pPr>
              </w:pPrChange>
            </w:pPr>
            <w:r w:rsidRPr="00A51DAD">
              <w:rPr>
                <w:rFonts w:ascii="Times New Roman" w:hAnsi="Times New Roman" w:cs="Times New Roman"/>
                <w:sz w:val="24"/>
                <w:szCs w:val="24"/>
                <w:rPrChange w:id="620" w:author="Usman Sohail" w:date="2020-05-22T04:49:00Z">
                  <w:rPr>
                    <w:rFonts w:ascii="Times New Roman" w:hAnsi="Times New Roman" w:cs="Times New Roman"/>
                  </w:rPr>
                </w:rPrChange>
              </w:rPr>
              <w:t>4046</w:t>
            </w:r>
          </w:p>
        </w:tc>
      </w:tr>
      <w:tr w:rsidR="001007D5" w:rsidRPr="00A51DAD" w14:paraId="3BDD86DC" w14:textId="77777777" w:rsidTr="00E82921">
        <w:tc>
          <w:tcPr>
            <w:tcW w:w="1810" w:type="dxa"/>
          </w:tcPr>
          <w:p w14:paraId="7B275371" w14:textId="77777777" w:rsidR="001007D5" w:rsidRPr="00A51DAD" w:rsidRDefault="001007D5">
            <w:pPr>
              <w:pStyle w:val="BodyText"/>
              <w:jc w:val="center"/>
              <w:rPr>
                <w:rFonts w:ascii="Times New Roman" w:hAnsi="Times New Roman" w:cs="Times New Roman"/>
                <w:sz w:val="24"/>
                <w:szCs w:val="24"/>
                <w:rPrChange w:id="621" w:author="Usman Sohail" w:date="2020-05-22T04:49:00Z">
                  <w:rPr>
                    <w:rFonts w:ascii="Times New Roman" w:hAnsi="Times New Roman" w:cs="Times New Roman"/>
                  </w:rPr>
                </w:rPrChange>
              </w:rPr>
              <w:pPrChange w:id="622" w:author="Usman Sohail" w:date="2020-05-22T04:49:00Z">
                <w:pPr>
                  <w:pStyle w:val="BodyText"/>
                </w:pPr>
              </w:pPrChange>
            </w:pPr>
            <w:r w:rsidRPr="00A51DAD">
              <w:rPr>
                <w:rFonts w:ascii="Times New Roman" w:hAnsi="Times New Roman" w:cs="Times New Roman"/>
                <w:sz w:val="24"/>
                <w:szCs w:val="24"/>
                <w:rPrChange w:id="623" w:author="Usman Sohail" w:date="2020-05-22T04:49:00Z">
                  <w:rPr>
                    <w:rFonts w:ascii="Times New Roman" w:hAnsi="Times New Roman" w:cs="Times New Roman"/>
                  </w:rPr>
                </w:rPrChange>
              </w:rPr>
              <w:t>Macro Accuracy</w:t>
            </w:r>
          </w:p>
        </w:tc>
        <w:tc>
          <w:tcPr>
            <w:tcW w:w="2007" w:type="dxa"/>
          </w:tcPr>
          <w:p w14:paraId="2EB90C10" w14:textId="193E700E" w:rsidR="001007D5" w:rsidRPr="00A51DAD" w:rsidRDefault="001007D5">
            <w:pPr>
              <w:pStyle w:val="BodyText"/>
              <w:jc w:val="center"/>
              <w:rPr>
                <w:rFonts w:ascii="Times New Roman" w:hAnsi="Times New Roman" w:cs="Times New Roman"/>
                <w:sz w:val="24"/>
                <w:szCs w:val="24"/>
                <w:rPrChange w:id="624" w:author="Usman Sohail" w:date="2020-05-22T04:49:00Z">
                  <w:rPr>
                    <w:rFonts w:ascii="Times New Roman" w:hAnsi="Times New Roman" w:cs="Times New Roman"/>
                  </w:rPr>
                </w:rPrChange>
              </w:rPr>
              <w:pPrChange w:id="625" w:author="Usman Sohail" w:date="2020-05-22T04:49:00Z">
                <w:pPr>
                  <w:pStyle w:val="BodyText"/>
                </w:pPr>
              </w:pPrChange>
            </w:pPr>
            <w:r w:rsidRPr="00A51DAD">
              <w:rPr>
                <w:rFonts w:ascii="Times New Roman" w:hAnsi="Times New Roman" w:cs="Times New Roman"/>
                <w:sz w:val="24"/>
                <w:szCs w:val="24"/>
                <w:rPrChange w:id="626" w:author="Usman Sohail" w:date="2020-05-22T04:49:00Z">
                  <w:rPr>
                    <w:rFonts w:ascii="Times New Roman" w:hAnsi="Times New Roman" w:cs="Times New Roman"/>
                  </w:rPr>
                </w:rPrChange>
              </w:rPr>
              <w:t>0.67</w:t>
            </w:r>
          </w:p>
        </w:tc>
        <w:tc>
          <w:tcPr>
            <w:tcW w:w="1938" w:type="dxa"/>
          </w:tcPr>
          <w:p w14:paraId="0C109EF4" w14:textId="77A91539" w:rsidR="001007D5" w:rsidRPr="00A51DAD" w:rsidRDefault="001007D5">
            <w:pPr>
              <w:pStyle w:val="BodyText"/>
              <w:jc w:val="center"/>
              <w:rPr>
                <w:rFonts w:ascii="Times New Roman" w:hAnsi="Times New Roman" w:cs="Times New Roman"/>
                <w:sz w:val="24"/>
                <w:szCs w:val="24"/>
                <w:rPrChange w:id="627" w:author="Usman Sohail" w:date="2020-05-22T04:49:00Z">
                  <w:rPr>
                    <w:rFonts w:ascii="Times New Roman" w:hAnsi="Times New Roman" w:cs="Times New Roman"/>
                  </w:rPr>
                </w:rPrChange>
              </w:rPr>
              <w:pPrChange w:id="628" w:author="Usman Sohail" w:date="2020-05-22T04:49:00Z">
                <w:pPr>
                  <w:pStyle w:val="BodyText"/>
                </w:pPr>
              </w:pPrChange>
            </w:pPr>
            <w:r w:rsidRPr="00A51DAD">
              <w:rPr>
                <w:rFonts w:ascii="Times New Roman" w:hAnsi="Times New Roman" w:cs="Times New Roman"/>
                <w:sz w:val="24"/>
                <w:szCs w:val="24"/>
                <w:rPrChange w:id="629" w:author="Usman Sohail" w:date="2020-05-22T04:49:00Z">
                  <w:rPr>
                    <w:rFonts w:ascii="Times New Roman" w:hAnsi="Times New Roman" w:cs="Times New Roman"/>
                  </w:rPr>
                </w:rPrChange>
              </w:rPr>
              <w:t>0.56</w:t>
            </w:r>
          </w:p>
        </w:tc>
        <w:tc>
          <w:tcPr>
            <w:tcW w:w="1931" w:type="dxa"/>
          </w:tcPr>
          <w:p w14:paraId="74AEA1A6" w14:textId="33DB9C67" w:rsidR="001007D5" w:rsidRPr="00A51DAD" w:rsidRDefault="001007D5">
            <w:pPr>
              <w:pStyle w:val="BodyText"/>
              <w:jc w:val="center"/>
              <w:rPr>
                <w:rFonts w:ascii="Times New Roman" w:hAnsi="Times New Roman" w:cs="Times New Roman"/>
                <w:sz w:val="24"/>
                <w:szCs w:val="24"/>
                <w:rPrChange w:id="630" w:author="Usman Sohail" w:date="2020-05-22T04:49:00Z">
                  <w:rPr>
                    <w:rFonts w:ascii="Times New Roman" w:hAnsi="Times New Roman" w:cs="Times New Roman"/>
                  </w:rPr>
                </w:rPrChange>
              </w:rPr>
              <w:pPrChange w:id="631" w:author="Usman Sohail" w:date="2020-05-22T04:49:00Z">
                <w:pPr>
                  <w:pStyle w:val="BodyText"/>
                </w:pPr>
              </w:pPrChange>
            </w:pPr>
            <w:r w:rsidRPr="00A51DAD">
              <w:rPr>
                <w:rFonts w:ascii="Times New Roman" w:hAnsi="Times New Roman" w:cs="Times New Roman"/>
                <w:sz w:val="24"/>
                <w:szCs w:val="24"/>
                <w:rPrChange w:id="632" w:author="Usman Sohail" w:date="2020-05-22T04:49:00Z">
                  <w:rPr>
                    <w:rFonts w:ascii="Times New Roman" w:hAnsi="Times New Roman" w:cs="Times New Roman"/>
                  </w:rPr>
                </w:rPrChange>
              </w:rPr>
              <w:t>0.57</w:t>
            </w:r>
          </w:p>
        </w:tc>
        <w:tc>
          <w:tcPr>
            <w:tcW w:w="1814" w:type="dxa"/>
          </w:tcPr>
          <w:p w14:paraId="6A7C412F" w14:textId="77777777" w:rsidR="001007D5" w:rsidRPr="00A51DAD" w:rsidRDefault="001007D5">
            <w:pPr>
              <w:pStyle w:val="BodyText"/>
              <w:jc w:val="center"/>
              <w:rPr>
                <w:rFonts w:ascii="Times New Roman" w:hAnsi="Times New Roman" w:cs="Times New Roman"/>
                <w:sz w:val="24"/>
                <w:szCs w:val="24"/>
                <w:rPrChange w:id="633" w:author="Usman Sohail" w:date="2020-05-22T04:49:00Z">
                  <w:rPr>
                    <w:rFonts w:ascii="Times New Roman" w:hAnsi="Times New Roman" w:cs="Times New Roman"/>
                  </w:rPr>
                </w:rPrChange>
              </w:rPr>
              <w:pPrChange w:id="634" w:author="Usman Sohail" w:date="2020-05-22T04:49:00Z">
                <w:pPr>
                  <w:pStyle w:val="BodyText"/>
                </w:pPr>
              </w:pPrChange>
            </w:pPr>
            <w:r w:rsidRPr="00A51DAD">
              <w:rPr>
                <w:rFonts w:ascii="Times New Roman" w:hAnsi="Times New Roman" w:cs="Times New Roman"/>
                <w:sz w:val="24"/>
                <w:szCs w:val="24"/>
                <w:rPrChange w:id="635" w:author="Usman Sohail" w:date="2020-05-22T04:49:00Z">
                  <w:rPr>
                    <w:rFonts w:ascii="Times New Roman" w:hAnsi="Times New Roman" w:cs="Times New Roman"/>
                  </w:rPr>
                </w:rPrChange>
              </w:rPr>
              <w:t>4046</w:t>
            </w:r>
          </w:p>
        </w:tc>
      </w:tr>
      <w:tr w:rsidR="001007D5" w:rsidRPr="00A51DAD" w14:paraId="2FF1423D" w14:textId="77777777" w:rsidTr="00E82921">
        <w:tc>
          <w:tcPr>
            <w:tcW w:w="1810" w:type="dxa"/>
          </w:tcPr>
          <w:p w14:paraId="3C8B7725" w14:textId="77777777" w:rsidR="001007D5" w:rsidRPr="00A51DAD" w:rsidRDefault="001007D5">
            <w:pPr>
              <w:pStyle w:val="BodyText"/>
              <w:jc w:val="center"/>
              <w:rPr>
                <w:rFonts w:ascii="Times New Roman" w:hAnsi="Times New Roman" w:cs="Times New Roman"/>
                <w:sz w:val="24"/>
                <w:szCs w:val="24"/>
                <w:rPrChange w:id="636" w:author="Usman Sohail" w:date="2020-05-22T04:49:00Z">
                  <w:rPr>
                    <w:rFonts w:ascii="Times New Roman" w:hAnsi="Times New Roman" w:cs="Times New Roman"/>
                  </w:rPr>
                </w:rPrChange>
              </w:rPr>
              <w:pPrChange w:id="637" w:author="Usman Sohail" w:date="2020-05-22T04:49:00Z">
                <w:pPr>
                  <w:pStyle w:val="BodyText"/>
                </w:pPr>
              </w:pPrChange>
            </w:pPr>
            <w:r w:rsidRPr="00A51DAD">
              <w:rPr>
                <w:rFonts w:ascii="Times New Roman" w:hAnsi="Times New Roman" w:cs="Times New Roman"/>
                <w:sz w:val="24"/>
                <w:szCs w:val="24"/>
                <w:rPrChange w:id="638" w:author="Usman Sohail" w:date="2020-05-22T04:49:00Z">
                  <w:rPr>
                    <w:rFonts w:ascii="Times New Roman" w:hAnsi="Times New Roman" w:cs="Times New Roman"/>
                  </w:rPr>
                </w:rPrChange>
              </w:rPr>
              <w:t>Weighted Accuracy</w:t>
            </w:r>
          </w:p>
        </w:tc>
        <w:tc>
          <w:tcPr>
            <w:tcW w:w="2007" w:type="dxa"/>
          </w:tcPr>
          <w:p w14:paraId="4D669C62" w14:textId="1ACBC294" w:rsidR="001007D5" w:rsidRPr="00A51DAD" w:rsidRDefault="001007D5">
            <w:pPr>
              <w:pStyle w:val="BodyText"/>
              <w:jc w:val="center"/>
              <w:rPr>
                <w:rFonts w:ascii="Times New Roman" w:hAnsi="Times New Roman" w:cs="Times New Roman"/>
                <w:sz w:val="24"/>
                <w:szCs w:val="24"/>
                <w:rPrChange w:id="639" w:author="Usman Sohail" w:date="2020-05-22T04:49:00Z">
                  <w:rPr>
                    <w:rFonts w:ascii="Times New Roman" w:hAnsi="Times New Roman" w:cs="Times New Roman"/>
                  </w:rPr>
                </w:rPrChange>
              </w:rPr>
              <w:pPrChange w:id="640" w:author="Usman Sohail" w:date="2020-05-22T04:49:00Z">
                <w:pPr>
                  <w:pStyle w:val="BodyText"/>
                </w:pPr>
              </w:pPrChange>
            </w:pPr>
            <w:r w:rsidRPr="00A51DAD">
              <w:rPr>
                <w:rFonts w:ascii="Times New Roman" w:hAnsi="Times New Roman" w:cs="Times New Roman"/>
                <w:sz w:val="24"/>
                <w:szCs w:val="24"/>
                <w:rPrChange w:id="641" w:author="Usman Sohail" w:date="2020-05-22T04:49:00Z">
                  <w:rPr>
                    <w:rFonts w:ascii="Times New Roman" w:hAnsi="Times New Roman" w:cs="Times New Roman"/>
                  </w:rPr>
                </w:rPrChange>
              </w:rPr>
              <w:t>0.65</w:t>
            </w:r>
          </w:p>
        </w:tc>
        <w:tc>
          <w:tcPr>
            <w:tcW w:w="1938" w:type="dxa"/>
          </w:tcPr>
          <w:p w14:paraId="748A428D" w14:textId="1E095DD7" w:rsidR="001007D5" w:rsidRPr="00A51DAD" w:rsidRDefault="001007D5">
            <w:pPr>
              <w:pStyle w:val="BodyText"/>
              <w:jc w:val="center"/>
              <w:rPr>
                <w:rFonts w:ascii="Times New Roman" w:hAnsi="Times New Roman" w:cs="Times New Roman"/>
                <w:sz w:val="24"/>
                <w:szCs w:val="24"/>
                <w:rPrChange w:id="642" w:author="Usman Sohail" w:date="2020-05-22T04:49:00Z">
                  <w:rPr>
                    <w:rFonts w:ascii="Times New Roman" w:hAnsi="Times New Roman" w:cs="Times New Roman"/>
                  </w:rPr>
                </w:rPrChange>
              </w:rPr>
              <w:pPrChange w:id="643" w:author="Usman Sohail" w:date="2020-05-22T04:49:00Z">
                <w:pPr>
                  <w:pStyle w:val="BodyText"/>
                </w:pPr>
              </w:pPrChange>
            </w:pPr>
            <w:r w:rsidRPr="00A51DAD">
              <w:rPr>
                <w:rFonts w:ascii="Times New Roman" w:hAnsi="Times New Roman" w:cs="Times New Roman"/>
                <w:sz w:val="24"/>
                <w:szCs w:val="24"/>
                <w:rPrChange w:id="644" w:author="Usman Sohail" w:date="2020-05-22T04:49:00Z">
                  <w:rPr>
                    <w:rFonts w:ascii="Times New Roman" w:hAnsi="Times New Roman" w:cs="Times New Roman"/>
                  </w:rPr>
                </w:rPrChange>
              </w:rPr>
              <w:t>0.62</w:t>
            </w:r>
          </w:p>
        </w:tc>
        <w:tc>
          <w:tcPr>
            <w:tcW w:w="1931" w:type="dxa"/>
          </w:tcPr>
          <w:p w14:paraId="77280B16" w14:textId="0B03F4E3" w:rsidR="001007D5" w:rsidRPr="00A51DAD" w:rsidRDefault="001007D5">
            <w:pPr>
              <w:pStyle w:val="BodyText"/>
              <w:jc w:val="center"/>
              <w:rPr>
                <w:rFonts w:ascii="Times New Roman" w:hAnsi="Times New Roman" w:cs="Times New Roman"/>
                <w:sz w:val="24"/>
                <w:szCs w:val="24"/>
                <w:rPrChange w:id="645" w:author="Usman Sohail" w:date="2020-05-22T04:49:00Z">
                  <w:rPr>
                    <w:rFonts w:ascii="Times New Roman" w:hAnsi="Times New Roman" w:cs="Times New Roman"/>
                  </w:rPr>
                </w:rPrChange>
              </w:rPr>
              <w:pPrChange w:id="646" w:author="Usman Sohail" w:date="2020-05-22T04:49:00Z">
                <w:pPr>
                  <w:pStyle w:val="BodyText"/>
                </w:pPr>
              </w:pPrChange>
            </w:pPr>
            <w:r w:rsidRPr="00A51DAD">
              <w:rPr>
                <w:rFonts w:ascii="Times New Roman" w:hAnsi="Times New Roman" w:cs="Times New Roman"/>
                <w:sz w:val="24"/>
                <w:szCs w:val="24"/>
                <w:rPrChange w:id="647" w:author="Usman Sohail" w:date="2020-05-22T04:49:00Z">
                  <w:rPr>
                    <w:rFonts w:ascii="Times New Roman" w:hAnsi="Times New Roman" w:cs="Times New Roman"/>
                  </w:rPr>
                </w:rPrChange>
              </w:rPr>
              <w:t>0.59</w:t>
            </w:r>
          </w:p>
        </w:tc>
        <w:tc>
          <w:tcPr>
            <w:tcW w:w="1814" w:type="dxa"/>
          </w:tcPr>
          <w:p w14:paraId="563E5289" w14:textId="77777777" w:rsidR="001007D5" w:rsidRPr="00A51DAD" w:rsidRDefault="001007D5">
            <w:pPr>
              <w:pStyle w:val="BodyText"/>
              <w:jc w:val="center"/>
              <w:rPr>
                <w:rFonts w:ascii="Times New Roman" w:hAnsi="Times New Roman" w:cs="Times New Roman"/>
                <w:sz w:val="24"/>
                <w:szCs w:val="24"/>
                <w:rPrChange w:id="648" w:author="Usman Sohail" w:date="2020-05-22T04:49:00Z">
                  <w:rPr>
                    <w:rFonts w:ascii="Times New Roman" w:hAnsi="Times New Roman" w:cs="Times New Roman"/>
                  </w:rPr>
                </w:rPrChange>
              </w:rPr>
              <w:pPrChange w:id="649" w:author="Usman Sohail" w:date="2020-05-22T04:49:00Z">
                <w:pPr>
                  <w:pStyle w:val="BodyText"/>
                </w:pPr>
              </w:pPrChange>
            </w:pPr>
            <w:r w:rsidRPr="00A51DAD">
              <w:rPr>
                <w:rFonts w:ascii="Times New Roman" w:hAnsi="Times New Roman" w:cs="Times New Roman"/>
                <w:sz w:val="24"/>
                <w:szCs w:val="24"/>
                <w:rPrChange w:id="650" w:author="Usman Sohail" w:date="2020-05-22T04:49:00Z">
                  <w:rPr>
                    <w:rFonts w:ascii="Times New Roman" w:hAnsi="Times New Roman" w:cs="Times New Roman"/>
                  </w:rPr>
                </w:rPrChange>
              </w:rPr>
              <w:t>4046</w:t>
            </w:r>
          </w:p>
        </w:tc>
      </w:tr>
    </w:tbl>
    <w:p w14:paraId="0452D22D" w14:textId="65EC0E4F" w:rsidR="001007D5" w:rsidRPr="00963407" w:rsidRDefault="001007D5">
      <w:pPr>
        <w:pStyle w:val="Heading2"/>
        <w:numPr>
          <w:ilvl w:val="1"/>
          <w:numId w:val="5"/>
        </w:numPr>
        <w:tabs>
          <w:tab w:val="left" w:pos="732"/>
          <w:tab w:val="left" w:pos="733"/>
        </w:tabs>
        <w:spacing w:before="1"/>
        <w:rPr>
          <w:rFonts w:ascii="Times New Roman" w:hAnsi="Times New Roman" w:cs="Times New Roman"/>
        </w:rPr>
        <w:pPrChange w:id="651" w:author="Usman Sohail" w:date="2020-05-22T04:50:00Z">
          <w:pPr>
            <w:pStyle w:val="Heading2"/>
            <w:numPr>
              <w:ilvl w:val="1"/>
              <w:numId w:val="20"/>
            </w:numPr>
            <w:tabs>
              <w:tab w:val="left" w:pos="732"/>
              <w:tab w:val="left" w:pos="733"/>
            </w:tabs>
            <w:spacing w:before="1"/>
            <w:ind w:left="479" w:hanging="360"/>
          </w:pPr>
        </w:pPrChange>
      </w:pPr>
      <w:r w:rsidRPr="00963407">
        <w:rPr>
          <w:rFonts w:ascii="Times New Roman" w:hAnsi="Times New Roman" w:cs="Times New Roman"/>
        </w:rPr>
        <w:lastRenderedPageBreak/>
        <w:t>Linear SVC Using TF-IDF Vectorizer</w:t>
      </w:r>
      <w:ins w:id="652" w:author="Usman Sohail" w:date="2020-05-22T04:50:00Z">
        <w:r w:rsidR="00A51DAD">
          <w:rPr>
            <w:rFonts w:ascii="Times New Roman" w:hAnsi="Times New Roman" w:cs="Times New Roman"/>
          </w:rPr>
          <w:t>:</w:t>
        </w:r>
      </w:ins>
      <w:del w:id="653" w:author="Usman Sohail" w:date="2020-05-22T04:50:00Z">
        <w:r w:rsidRPr="00963407" w:rsidDel="00A51DAD">
          <w:rPr>
            <w:rFonts w:ascii="Times New Roman" w:hAnsi="Times New Roman" w:cs="Times New Roman"/>
          </w:rPr>
          <w:delText xml:space="preserve"> </w:delText>
        </w:r>
      </w:del>
    </w:p>
    <w:p w14:paraId="7855B920" w14:textId="5E30D36C" w:rsidR="001007D5" w:rsidRDefault="001007D5" w:rsidP="001007D5">
      <w:pPr>
        <w:pStyle w:val="BodyText"/>
        <w:rPr>
          <w:ins w:id="654" w:author="Usman Sohail" w:date="2020-05-22T04:50:00Z"/>
          <w:rFonts w:ascii="Times New Roman" w:hAnsi="Times New Roman" w:cs="Times New Roman"/>
          <w:sz w:val="24"/>
          <w:szCs w:val="24"/>
        </w:rPr>
      </w:pPr>
      <w:r w:rsidRPr="00963407">
        <w:rPr>
          <w:rFonts w:ascii="Times New Roman" w:hAnsi="Times New Roman" w:cs="Times New Roman"/>
        </w:rPr>
        <w:t xml:space="preserve">  </w:t>
      </w:r>
      <w:r w:rsidRPr="00A51DAD">
        <w:rPr>
          <w:rFonts w:ascii="Times New Roman" w:hAnsi="Times New Roman" w:cs="Times New Roman"/>
          <w:sz w:val="24"/>
          <w:szCs w:val="24"/>
          <w:rPrChange w:id="655" w:author="Usman Sohail" w:date="2020-05-22T04:50:00Z">
            <w:rPr>
              <w:rFonts w:ascii="Times New Roman" w:hAnsi="Times New Roman" w:cs="Times New Roman"/>
            </w:rPr>
          </w:rPrChange>
        </w:rPr>
        <w:t>We obtained the following accuracy on training and testing data as shown in the table below:</w:t>
      </w:r>
    </w:p>
    <w:p w14:paraId="122BB2EC" w14:textId="77777777" w:rsidR="00A51DAD" w:rsidRPr="00A51DAD" w:rsidRDefault="00A51DAD" w:rsidP="001007D5">
      <w:pPr>
        <w:pStyle w:val="BodyText"/>
        <w:rPr>
          <w:rFonts w:ascii="Times New Roman" w:hAnsi="Times New Roman" w:cs="Times New Roman"/>
          <w:sz w:val="24"/>
          <w:szCs w:val="24"/>
          <w:rPrChange w:id="656" w:author="Usman Sohail" w:date="2020-05-22T04:50: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657" w:author="Usman Sohail" w:date="2020-05-22T05:24:00Z">
          <w:tblPr>
            <w:tblStyle w:val="TableGrid"/>
            <w:tblW w:w="0" w:type="auto"/>
            <w:tblInd w:w="90" w:type="dxa"/>
            <w:tblLook w:val="04A0" w:firstRow="1" w:lastRow="0" w:firstColumn="1" w:lastColumn="0" w:noHBand="0" w:noVBand="1"/>
          </w:tblPr>
        </w:tblPrChange>
      </w:tblPr>
      <w:tblGrid>
        <w:gridCol w:w="3568"/>
        <w:gridCol w:w="3378"/>
        <w:tblGridChange w:id="658">
          <w:tblGrid>
            <w:gridCol w:w="4749"/>
            <w:gridCol w:w="4751"/>
          </w:tblGrid>
        </w:tblGridChange>
      </w:tblGrid>
      <w:tr w:rsidR="001007D5" w:rsidRPr="00A51DAD" w14:paraId="6E51F93E" w14:textId="77777777" w:rsidTr="00A91E5A">
        <w:tc>
          <w:tcPr>
            <w:tcW w:w="3568" w:type="dxa"/>
            <w:tcPrChange w:id="659" w:author="Usman Sohail" w:date="2020-05-22T05:24:00Z">
              <w:tcPr>
                <w:tcW w:w="4795" w:type="dxa"/>
              </w:tcPr>
            </w:tcPrChange>
          </w:tcPr>
          <w:p w14:paraId="0BABF1D1" w14:textId="77777777" w:rsidR="001007D5" w:rsidRPr="00A51DAD" w:rsidRDefault="001007D5">
            <w:pPr>
              <w:pStyle w:val="BodyText"/>
              <w:jc w:val="center"/>
              <w:rPr>
                <w:rFonts w:ascii="Times New Roman" w:hAnsi="Times New Roman" w:cs="Times New Roman"/>
                <w:sz w:val="24"/>
                <w:szCs w:val="24"/>
                <w:rPrChange w:id="660" w:author="Usman Sohail" w:date="2020-05-22T04:50:00Z">
                  <w:rPr>
                    <w:rFonts w:ascii="Times New Roman" w:hAnsi="Times New Roman" w:cs="Times New Roman"/>
                  </w:rPr>
                </w:rPrChange>
              </w:rPr>
              <w:pPrChange w:id="661" w:author="Usman Sohail" w:date="2020-05-22T04:50:00Z">
                <w:pPr>
                  <w:pStyle w:val="BodyText"/>
                </w:pPr>
              </w:pPrChange>
            </w:pPr>
            <w:r w:rsidRPr="00A51DAD">
              <w:rPr>
                <w:rFonts w:ascii="Times New Roman" w:hAnsi="Times New Roman" w:cs="Times New Roman"/>
                <w:sz w:val="24"/>
                <w:szCs w:val="24"/>
                <w:rPrChange w:id="662" w:author="Usman Sohail" w:date="2020-05-22T04:50:00Z">
                  <w:rPr>
                    <w:rFonts w:ascii="Times New Roman" w:hAnsi="Times New Roman" w:cs="Times New Roman"/>
                  </w:rPr>
                </w:rPrChange>
              </w:rPr>
              <w:t>Data</w:t>
            </w:r>
          </w:p>
        </w:tc>
        <w:tc>
          <w:tcPr>
            <w:tcW w:w="3378" w:type="dxa"/>
            <w:tcPrChange w:id="663" w:author="Usman Sohail" w:date="2020-05-22T05:24:00Z">
              <w:tcPr>
                <w:tcW w:w="4795" w:type="dxa"/>
              </w:tcPr>
            </w:tcPrChange>
          </w:tcPr>
          <w:p w14:paraId="5E689CBD" w14:textId="77777777" w:rsidR="001007D5" w:rsidRPr="00A51DAD" w:rsidRDefault="001007D5">
            <w:pPr>
              <w:pStyle w:val="BodyText"/>
              <w:jc w:val="center"/>
              <w:rPr>
                <w:rFonts w:ascii="Times New Roman" w:hAnsi="Times New Roman" w:cs="Times New Roman"/>
                <w:sz w:val="24"/>
                <w:szCs w:val="24"/>
                <w:rPrChange w:id="664" w:author="Usman Sohail" w:date="2020-05-22T04:50:00Z">
                  <w:rPr>
                    <w:rFonts w:ascii="Times New Roman" w:hAnsi="Times New Roman" w:cs="Times New Roman"/>
                  </w:rPr>
                </w:rPrChange>
              </w:rPr>
              <w:pPrChange w:id="665" w:author="Usman Sohail" w:date="2020-05-22T04:50:00Z">
                <w:pPr>
                  <w:pStyle w:val="BodyText"/>
                </w:pPr>
              </w:pPrChange>
            </w:pPr>
            <w:r w:rsidRPr="00A51DAD">
              <w:rPr>
                <w:rFonts w:ascii="Times New Roman" w:hAnsi="Times New Roman" w:cs="Times New Roman"/>
                <w:sz w:val="24"/>
                <w:szCs w:val="24"/>
                <w:rPrChange w:id="666" w:author="Usman Sohail" w:date="2020-05-22T04:50:00Z">
                  <w:rPr>
                    <w:rFonts w:ascii="Times New Roman" w:hAnsi="Times New Roman" w:cs="Times New Roman"/>
                  </w:rPr>
                </w:rPrChange>
              </w:rPr>
              <w:t>Mean Accuracy</w:t>
            </w:r>
          </w:p>
        </w:tc>
      </w:tr>
      <w:tr w:rsidR="001007D5" w:rsidRPr="00A51DAD" w14:paraId="01B23E95" w14:textId="77777777" w:rsidTr="00A91E5A">
        <w:tc>
          <w:tcPr>
            <w:tcW w:w="3568" w:type="dxa"/>
            <w:tcPrChange w:id="667" w:author="Usman Sohail" w:date="2020-05-22T05:24:00Z">
              <w:tcPr>
                <w:tcW w:w="4795" w:type="dxa"/>
              </w:tcPr>
            </w:tcPrChange>
          </w:tcPr>
          <w:p w14:paraId="59D39FA8" w14:textId="77777777" w:rsidR="001007D5" w:rsidRPr="00A51DAD" w:rsidRDefault="001007D5">
            <w:pPr>
              <w:pStyle w:val="BodyText"/>
              <w:jc w:val="center"/>
              <w:rPr>
                <w:rFonts w:ascii="Times New Roman" w:hAnsi="Times New Roman" w:cs="Times New Roman"/>
                <w:sz w:val="24"/>
                <w:szCs w:val="24"/>
                <w:rPrChange w:id="668" w:author="Usman Sohail" w:date="2020-05-22T04:50:00Z">
                  <w:rPr>
                    <w:rFonts w:ascii="Times New Roman" w:hAnsi="Times New Roman" w:cs="Times New Roman"/>
                  </w:rPr>
                </w:rPrChange>
              </w:rPr>
              <w:pPrChange w:id="669" w:author="Usman Sohail" w:date="2020-05-22T04:50:00Z">
                <w:pPr>
                  <w:pStyle w:val="BodyText"/>
                </w:pPr>
              </w:pPrChange>
            </w:pPr>
            <w:r w:rsidRPr="00A51DAD">
              <w:rPr>
                <w:rFonts w:ascii="Times New Roman" w:hAnsi="Times New Roman" w:cs="Times New Roman"/>
                <w:sz w:val="24"/>
                <w:szCs w:val="24"/>
                <w:rPrChange w:id="670" w:author="Usman Sohail" w:date="2020-05-22T04:50:00Z">
                  <w:rPr>
                    <w:rFonts w:ascii="Times New Roman" w:hAnsi="Times New Roman" w:cs="Times New Roman"/>
                  </w:rPr>
                </w:rPrChange>
              </w:rPr>
              <w:t>Training Data</w:t>
            </w:r>
          </w:p>
        </w:tc>
        <w:tc>
          <w:tcPr>
            <w:tcW w:w="3378" w:type="dxa"/>
            <w:tcPrChange w:id="671" w:author="Usman Sohail" w:date="2020-05-22T05:24:00Z">
              <w:tcPr>
                <w:tcW w:w="4795" w:type="dxa"/>
              </w:tcPr>
            </w:tcPrChange>
          </w:tcPr>
          <w:p w14:paraId="26A0CBAC" w14:textId="302A2BB2" w:rsidR="001007D5" w:rsidRPr="00A51DAD" w:rsidRDefault="001007D5">
            <w:pPr>
              <w:pStyle w:val="BodyText"/>
              <w:jc w:val="center"/>
              <w:rPr>
                <w:rFonts w:ascii="Times New Roman" w:hAnsi="Times New Roman" w:cs="Times New Roman"/>
                <w:sz w:val="24"/>
                <w:szCs w:val="24"/>
                <w:rPrChange w:id="672" w:author="Usman Sohail" w:date="2020-05-22T04:50:00Z">
                  <w:rPr>
                    <w:rFonts w:ascii="Times New Roman" w:hAnsi="Times New Roman" w:cs="Times New Roman"/>
                  </w:rPr>
                </w:rPrChange>
              </w:rPr>
              <w:pPrChange w:id="673" w:author="Usman Sohail" w:date="2020-05-22T04:50:00Z">
                <w:pPr>
                  <w:pStyle w:val="BodyText"/>
                </w:pPr>
              </w:pPrChange>
            </w:pPr>
            <w:r w:rsidRPr="00A51DAD">
              <w:rPr>
                <w:rFonts w:ascii="Times New Roman" w:hAnsi="Times New Roman" w:cs="Times New Roman"/>
                <w:sz w:val="24"/>
                <w:szCs w:val="24"/>
                <w:rPrChange w:id="674" w:author="Usman Sohail" w:date="2020-05-22T04:50:00Z">
                  <w:rPr>
                    <w:rFonts w:ascii="Times New Roman" w:hAnsi="Times New Roman" w:cs="Times New Roman"/>
                  </w:rPr>
                </w:rPrChange>
              </w:rPr>
              <w:t>96.79</w:t>
            </w:r>
          </w:p>
        </w:tc>
      </w:tr>
      <w:tr w:rsidR="001007D5" w:rsidRPr="00A51DAD" w14:paraId="0D461E9E" w14:textId="77777777" w:rsidTr="00A91E5A">
        <w:tc>
          <w:tcPr>
            <w:tcW w:w="3568" w:type="dxa"/>
            <w:tcPrChange w:id="675" w:author="Usman Sohail" w:date="2020-05-22T05:24:00Z">
              <w:tcPr>
                <w:tcW w:w="4795" w:type="dxa"/>
              </w:tcPr>
            </w:tcPrChange>
          </w:tcPr>
          <w:p w14:paraId="2E179D57" w14:textId="77777777" w:rsidR="001007D5" w:rsidRPr="00A51DAD" w:rsidRDefault="001007D5">
            <w:pPr>
              <w:pStyle w:val="BodyText"/>
              <w:jc w:val="center"/>
              <w:rPr>
                <w:rFonts w:ascii="Times New Roman" w:hAnsi="Times New Roman" w:cs="Times New Roman"/>
                <w:sz w:val="24"/>
                <w:szCs w:val="24"/>
                <w:rPrChange w:id="676" w:author="Usman Sohail" w:date="2020-05-22T04:50:00Z">
                  <w:rPr>
                    <w:rFonts w:ascii="Times New Roman" w:hAnsi="Times New Roman" w:cs="Times New Roman"/>
                  </w:rPr>
                </w:rPrChange>
              </w:rPr>
              <w:pPrChange w:id="677" w:author="Usman Sohail" w:date="2020-05-22T04:50:00Z">
                <w:pPr>
                  <w:pStyle w:val="BodyText"/>
                </w:pPr>
              </w:pPrChange>
            </w:pPr>
            <w:r w:rsidRPr="00A51DAD">
              <w:rPr>
                <w:rFonts w:ascii="Times New Roman" w:hAnsi="Times New Roman" w:cs="Times New Roman"/>
                <w:sz w:val="24"/>
                <w:szCs w:val="24"/>
                <w:rPrChange w:id="678" w:author="Usman Sohail" w:date="2020-05-22T04:50:00Z">
                  <w:rPr>
                    <w:rFonts w:ascii="Times New Roman" w:hAnsi="Times New Roman" w:cs="Times New Roman"/>
                  </w:rPr>
                </w:rPrChange>
              </w:rPr>
              <w:t>Testing Data</w:t>
            </w:r>
          </w:p>
        </w:tc>
        <w:tc>
          <w:tcPr>
            <w:tcW w:w="3378" w:type="dxa"/>
            <w:tcPrChange w:id="679" w:author="Usman Sohail" w:date="2020-05-22T05:24:00Z">
              <w:tcPr>
                <w:tcW w:w="4795" w:type="dxa"/>
              </w:tcPr>
            </w:tcPrChange>
          </w:tcPr>
          <w:p w14:paraId="5AFBE9D3" w14:textId="52ABA043" w:rsidR="001007D5" w:rsidRPr="00A51DAD" w:rsidRDefault="001007D5">
            <w:pPr>
              <w:pStyle w:val="BodyText"/>
              <w:jc w:val="center"/>
              <w:rPr>
                <w:rFonts w:ascii="Times New Roman" w:hAnsi="Times New Roman" w:cs="Times New Roman"/>
                <w:sz w:val="24"/>
                <w:szCs w:val="24"/>
                <w:rPrChange w:id="680" w:author="Usman Sohail" w:date="2020-05-22T04:50:00Z">
                  <w:rPr>
                    <w:rFonts w:ascii="Times New Roman" w:hAnsi="Times New Roman" w:cs="Times New Roman"/>
                  </w:rPr>
                </w:rPrChange>
              </w:rPr>
              <w:pPrChange w:id="681" w:author="Usman Sohail" w:date="2020-05-22T04:50:00Z">
                <w:pPr>
                  <w:pStyle w:val="BodyText"/>
                </w:pPr>
              </w:pPrChange>
            </w:pPr>
            <w:r w:rsidRPr="00A51DAD">
              <w:rPr>
                <w:rFonts w:ascii="Times New Roman" w:hAnsi="Times New Roman" w:cs="Times New Roman"/>
                <w:sz w:val="24"/>
                <w:szCs w:val="24"/>
                <w:rPrChange w:id="682" w:author="Usman Sohail" w:date="2020-05-22T04:50:00Z">
                  <w:rPr>
                    <w:rFonts w:ascii="Times New Roman" w:hAnsi="Times New Roman" w:cs="Times New Roman"/>
                  </w:rPr>
                </w:rPrChange>
              </w:rPr>
              <w:t>65.99</w:t>
            </w:r>
          </w:p>
        </w:tc>
      </w:tr>
    </w:tbl>
    <w:p w14:paraId="31DD5B53" w14:textId="77777777" w:rsidR="00A51DAD" w:rsidRDefault="00A51DAD" w:rsidP="00A51DAD">
      <w:pPr>
        <w:pStyle w:val="BodyText"/>
        <w:rPr>
          <w:ins w:id="683" w:author="Usman Sohail" w:date="2020-05-22T04:50:00Z"/>
          <w:rFonts w:ascii="Times New Roman" w:hAnsi="Times New Roman" w:cs="Times New Roman"/>
          <w:sz w:val="24"/>
          <w:szCs w:val="24"/>
        </w:rPr>
      </w:pPr>
    </w:p>
    <w:p w14:paraId="56115A81" w14:textId="5A34ACFD" w:rsidR="001007D5" w:rsidRPr="00A51DAD" w:rsidRDefault="001007D5">
      <w:pPr>
        <w:pStyle w:val="BodyText"/>
        <w:rPr>
          <w:rFonts w:ascii="Times New Roman" w:hAnsi="Times New Roman" w:cs="Times New Roman"/>
          <w:sz w:val="24"/>
          <w:szCs w:val="24"/>
          <w:rPrChange w:id="684" w:author="Usman Sohail" w:date="2020-05-22T04:50:00Z">
            <w:rPr>
              <w:rFonts w:ascii="Times New Roman" w:hAnsi="Times New Roman" w:cs="Times New Roman"/>
            </w:rPr>
          </w:rPrChange>
        </w:rPr>
        <w:pPrChange w:id="685" w:author="Usman Sohail" w:date="2020-05-22T04:50:00Z">
          <w:pPr>
            <w:pStyle w:val="BodyText"/>
            <w:ind w:firstLine="360"/>
          </w:pPr>
        </w:pPrChange>
      </w:pPr>
      <w:r w:rsidRPr="00A51DAD">
        <w:rPr>
          <w:rFonts w:ascii="Times New Roman" w:hAnsi="Times New Roman" w:cs="Times New Roman"/>
          <w:sz w:val="24"/>
          <w:szCs w:val="24"/>
          <w:rPrChange w:id="686" w:author="Usman Sohail" w:date="2020-05-22T04:50:00Z">
            <w:rPr>
              <w:rFonts w:ascii="Times New Roman" w:hAnsi="Times New Roman" w:cs="Times New Roman"/>
            </w:rPr>
          </w:rPrChange>
        </w:rPr>
        <w:t>The following confusion matrix is generated:</w:t>
      </w:r>
    </w:p>
    <w:p w14:paraId="72C9EF29" w14:textId="255707E7" w:rsidR="001007D5" w:rsidRPr="00963407" w:rsidRDefault="001007D5">
      <w:pPr>
        <w:pStyle w:val="BodyText"/>
        <w:jc w:val="center"/>
        <w:rPr>
          <w:rFonts w:ascii="Times New Roman" w:hAnsi="Times New Roman" w:cs="Times New Roman"/>
        </w:rPr>
        <w:pPrChange w:id="687" w:author="Usman Sohail" w:date="2020-05-22T04:50:00Z">
          <w:pPr>
            <w:pStyle w:val="BodyText"/>
          </w:pPr>
        </w:pPrChange>
      </w:pPr>
      <w:r w:rsidRPr="00963407">
        <w:rPr>
          <w:rFonts w:ascii="Times New Roman" w:hAnsi="Times New Roman" w:cs="Times New Roman"/>
          <w:noProof/>
        </w:rPr>
        <w:drawing>
          <wp:inline distT="0" distB="0" distL="0" distR="0" wp14:anchorId="40BA1F95" wp14:editId="283CCAB9">
            <wp:extent cx="5311140" cy="5085598"/>
            <wp:effectExtent l="0" t="0" r="3810" b="1270"/>
            <wp:docPr id="33" name="Picture 33" descr="C:\Users\Dyass\AppData\Local\Microsoft\Windows\INetCache\Content.MSO\34741E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yass\AppData\Local\Microsoft\Windows\INetCache\Content.MSO\34741E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735" cy="5100531"/>
                    </a:xfrm>
                    <a:prstGeom prst="rect">
                      <a:avLst/>
                    </a:prstGeom>
                    <a:noFill/>
                    <a:ln>
                      <a:noFill/>
                    </a:ln>
                  </pic:spPr>
                </pic:pic>
              </a:graphicData>
            </a:graphic>
          </wp:inline>
        </w:drawing>
      </w:r>
    </w:p>
    <w:p w14:paraId="47E8F21A" w14:textId="77777777" w:rsidR="001007D5" w:rsidRPr="00A51DAD" w:rsidRDefault="001007D5" w:rsidP="001007D5">
      <w:pPr>
        <w:pStyle w:val="BodyText"/>
        <w:rPr>
          <w:rFonts w:ascii="Times New Roman" w:hAnsi="Times New Roman" w:cs="Times New Roman"/>
          <w:sz w:val="24"/>
          <w:szCs w:val="24"/>
          <w:rPrChange w:id="688" w:author="Usman Sohail" w:date="2020-05-22T04:51:00Z">
            <w:rPr>
              <w:rFonts w:ascii="Times New Roman" w:hAnsi="Times New Roman" w:cs="Times New Roman"/>
            </w:rPr>
          </w:rPrChange>
        </w:rPr>
      </w:pPr>
      <w:r w:rsidRPr="00A51DAD">
        <w:rPr>
          <w:rFonts w:ascii="Times New Roman" w:hAnsi="Times New Roman" w:cs="Times New Roman"/>
          <w:sz w:val="24"/>
          <w:szCs w:val="24"/>
          <w:rPrChange w:id="689" w:author="Usman Sohail" w:date="2020-05-22T04:51:00Z">
            <w:rPr>
              <w:rFonts w:ascii="Times New Roman" w:hAnsi="Times New Roman" w:cs="Times New Roman"/>
            </w:rPr>
          </w:rPrChange>
        </w:rPr>
        <w:t>The following classification reports is obtained:</w:t>
      </w:r>
    </w:p>
    <w:p w14:paraId="4E9CB32D" w14:textId="77777777" w:rsidR="001007D5" w:rsidRPr="00A51DAD" w:rsidRDefault="001007D5" w:rsidP="001007D5">
      <w:pPr>
        <w:pStyle w:val="BodyText"/>
        <w:rPr>
          <w:rFonts w:ascii="Times New Roman" w:hAnsi="Times New Roman" w:cs="Times New Roman"/>
          <w:sz w:val="24"/>
          <w:szCs w:val="24"/>
          <w:rPrChange w:id="690" w:author="Usman Sohail" w:date="2020-05-22T04:51: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1007D5" w:rsidRPr="00A51DAD" w14:paraId="3B9744F7" w14:textId="77777777" w:rsidTr="00E82921">
        <w:tc>
          <w:tcPr>
            <w:tcW w:w="1810" w:type="dxa"/>
          </w:tcPr>
          <w:p w14:paraId="6C92961E" w14:textId="77777777" w:rsidR="001007D5" w:rsidRPr="00A51DAD" w:rsidRDefault="001007D5">
            <w:pPr>
              <w:pStyle w:val="BodyText"/>
              <w:jc w:val="center"/>
              <w:rPr>
                <w:rFonts w:ascii="Times New Roman" w:hAnsi="Times New Roman" w:cs="Times New Roman"/>
                <w:sz w:val="24"/>
                <w:szCs w:val="24"/>
                <w:rPrChange w:id="691" w:author="Usman Sohail" w:date="2020-05-22T04:51:00Z">
                  <w:rPr>
                    <w:rFonts w:ascii="Times New Roman" w:hAnsi="Times New Roman" w:cs="Times New Roman"/>
                  </w:rPr>
                </w:rPrChange>
              </w:rPr>
              <w:pPrChange w:id="692" w:author="Usman Sohail" w:date="2020-05-22T04:51:00Z">
                <w:pPr>
                  <w:pStyle w:val="BodyText"/>
                </w:pPr>
              </w:pPrChange>
            </w:pPr>
          </w:p>
        </w:tc>
        <w:tc>
          <w:tcPr>
            <w:tcW w:w="2007" w:type="dxa"/>
          </w:tcPr>
          <w:p w14:paraId="4E95F5C2" w14:textId="77777777" w:rsidR="001007D5" w:rsidRPr="00A51DAD" w:rsidRDefault="001007D5">
            <w:pPr>
              <w:pStyle w:val="BodyText"/>
              <w:jc w:val="center"/>
              <w:rPr>
                <w:rFonts w:ascii="Times New Roman" w:hAnsi="Times New Roman" w:cs="Times New Roman"/>
                <w:sz w:val="24"/>
                <w:szCs w:val="24"/>
                <w:rPrChange w:id="693" w:author="Usman Sohail" w:date="2020-05-22T04:51:00Z">
                  <w:rPr>
                    <w:rFonts w:ascii="Times New Roman" w:hAnsi="Times New Roman" w:cs="Times New Roman"/>
                  </w:rPr>
                </w:rPrChange>
              </w:rPr>
              <w:pPrChange w:id="694" w:author="Usman Sohail" w:date="2020-05-22T04:51:00Z">
                <w:pPr>
                  <w:pStyle w:val="BodyText"/>
                </w:pPr>
              </w:pPrChange>
            </w:pPr>
            <w:r w:rsidRPr="00A51DAD">
              <w:rPr>
                <w:rFonts w:ascii="Times New Roman" w:hAnsi="Times New Roman" w:cs="Times New Roman"/>
                <w:sz w:val="24"/>
                <w:szCs w:val="24"/>
                <w:rPrChange w:id="695" w:author="Usman Sohail" w:date="2020-05-22T04:51:00Z">
                  <w:rPr>
                    <w:rFonts w:ascii="Times New Roman" w:hAnsi="Times New Roman" w:cs="Times New Roman"/>
                  </w:rPr>
                </w:rPrChange>
              </w:rPr>
              <w:t>Precision</w:t>
            </w:r>
          </w:p>
        </w:tc>
        <w:tc>
          <w:tcPr>
            <w:tcW w:w="1938" w:type="dxa"/>
          </w:tcPr>
          <w:p w14:paraId="6A01ECDD" w14:textId="77777777" w:rsidR="001007D5" w:rsidRPr="00A51DAD" w:rsidRDefault="001007D5">
            <w:pPr>
              <w:pStyle w:val="BodyText"/>
              <w:jc w:val="center"/>
              <w:rPr>
                <w:rFonts w:ascii="Times New Roman" w:hAnsi="Times New Roman" w:cs="Times New Roman"/>
                <w:sz w:val="24"/>
                <w:szCs w:val="24"/>
                <w:rPrChange w:id="696" w:author="Usman Sohail" w:date="2020-05-22T04:51:00Z">
                  <w:rPr>
                    <w:rFonts w:ascii="Times New Roman" w:hAnsi="Times New Roman" w:cs="Times New Roman"/>
                  </w:rPr>
                </w:rPrChange>
              </w:rPr>
              <w:pPrChange w:id="697" w:author="Usman Sohail" w:date="2020-05-22T04:51:00Z">
                <w:pPr>
                  <w:pStyle w:val="BodyText"/>
                </w:pPr>
              </w:pPrChange>
            </w:pPr>
            <w:r w:rsidRPr="00A51DAD">
              <w:rPr>
                <w:rFonts w:ascii="Times New Roman" w:hAnsi="Times New Roman" w:cs="Times New Roman"/>
                <w:sz w:val="24"/>
                <w:szCs w:val="24"/>
                <w:rPrChange w:id="698" w:author="Usman Sohail" w:date="2020-05-22T04:51:00Z">
                  <w:rPr>
                    <w:rFonts w:ascii="Times New Roman" w:hAnsi="Times New Roman" w:cs="Times New Roman"/>
                  </w:rPr>
                </w:rPrChange>
              </w:rPr>
              <w:t>Recall</w:t>
            </w:r>
          </w:p>
        </w:tc>
        <w:tc>
          <w:tcPr>
            <w:tcW w:w="1931" w:type="dxa"/>
          </w:tcPr>
          <w:p w14:paraId="66E8CEDF" w14:textId="77777777" w:rsidR="001007D5" w:rsidRPr="00A51DAD" w:rsidRDefault="001007D5">
            <w:pPr>
              <w:pStyle w:val="BodyText"/>
              <w:jc w:val="center"/>
              <w:rPr>
                <w:rFonts w:ascii="Times New Roman" w:hAnsi="Times New Roman" w:cs="Times New Roman"/>
                <w:sz w:val="24"/>
                <w:szCs w:val="24"/>
                <w:rPrChange w:id="699" w:author="Usman Sohail" w:date="2020-05-22T04:51:00Z">
                  <w:rPr>
                    <w:rFonts w:ascii="Times New Roman" w:hAnsi="Times New Roman" w:cs="Times New Roman"/>
                  </w:rPr>
                </w:rPrChange>
              </w:rPr>
              <w:pPrChange w:id="700" w:author="Usman Sohail" w:date="2020-05-22T04:51:00Z">
                <w:pPr>
                  <w:pStyle w:val="BodyText"/>
                </w:pPr>
              </w:pPrChange>
            </w:pPr>
            <w:r w:rsidRPr="00A51DAD">
              <w:rPr>
                <w:rFonts w:ascii="Times New Roman" w:hAnsi="Times New Roman" w:cs="Times New Roman"/>
                <w:sz w:val="24"/>
                <w:szCs w:val="24"/>
                <w:rPrChange w:id="701" w:author="Usman Sohail" w:date="2020-05-22T04:51:00Z">
                  <w:rPr>
                    <w:rFonts w:ascii="Times New Roman" w:hAnsi="Times New Roman" w:cs="Times New Roman"/>
                  </w:rPr>
                </w:rPrChange>
              </w:rPr>
              <w:t>F1-Score</w:t>
            </w:r>
          </w:p>
        </w:tc>
        <w:tc>
          <w:tcPr>
            <w:tcW w:w="1814" w:type="dxa"/>
          </w:tcPr>
          <w:p w14:paraId="0C553322" w14:textId="77777777" w:rsidR="001007D5" w:rsidRPr="00A51DAD" w:rsidRDefault="001007D5">
            <w:pPr>
              <w:pStyle w:val="BodyText"/>
              <w:jc w:val="center"/>
              <w:rPr>
                <w:rFonts w:ascii="Times New Roman" w:hAnsi="Times New Roman" w:cs="Times New Roman"/>
                <w:sz w:val="24"/>
                <w:szCs w:val="24"/>
                <w:rPrChange w:id="702" w:author="Usman Sohail" w:date="2020-05-22T04:51:00Z">
                  <w:rPr>
                    <w:rFonts w:ascii="Times New Roman" w:hAnsi="Times New Roman" w:cs="Times New Roman"/>
                  </w:rPr>
                </w:rPrChange>
              </w:rPr>
              <w:pPrChange w:id="703" w:author="Usman Sohail" w:date="2020-05-22T04:51:00Z">
                <w:pPr>
                  <w:pStyle w:val="BodyText"/>
                </w:pPr>
              </w:pPrChange>
            </w:pPr>
            <w:r w:rsidRPr="00A51DAD">
              <w:rPr>
                <w:rFonts w:ascii="Times New Roman" w:hAnsi="Times New Roman" w:cs="Times New Roman"/>
                <w:sz w:val="24"/>
                <w:szCs w:val="24"/>
                <w:rPrChange w:id="704" w:author="Usman Sohail" w:date="2020-05-22T04:51:00Z">
                  <w:rPr>
                    <w:rFonts w:ascii="Times New Roman" w:hAnsi="Times New Roman" w:cs="Times New Roman"/>
                  </w:rPr>
                </w:rPrChange>
              </w:rPr>
              <w:t>Support</w:t>
            </w:r>
          </w:p>
        </w:tc>
      </w:tr>
      <w:tr w:rsidR="001007D5" w:rsidRPr="00A51DAD" w14:paraId="770B825F" w14:textId="77777777" w:rsidTr="00E82921">
        <w:tc>
          <w:tcPr>
            <w:tcW w:w="1810" w:type="dxa"/>
          </w:tcPr>
          <w:p w14:paraId="353D989D" w14:textId="77777777" w:rsidR="001007D5" w:rsidRPr="00A51DAD" w:rsidRDefault="001007D5">
            <w:pPr>
              <w:pStyle w:val="BodyText"/>
              <w:jc w:val="center"/>
              <w:rPr>
                <w:rFonts w:ascii="Times New Roman" w:hAnsi="Times New Roman" w:cs="Times New Roman"/>
                <w:sz w:val="24"/>
                <w:szCs w:val="24"/>
                <w:rPrChange w:id="705" w:author="Usman Sohail" w:date="2020-05-22T04:51:00Z">
                  <w:rPr>
                    <w:rFonts w:ascii="Times New Roman" w:hAnsi="Times New Roman" w:cs="Times New Roman"/>
                  </w:rPr>
                </w:rPrChange>
              </w:rPr>
              <w:pPrChange w:id="706" w:author="Usman Sohail" w:date="2020-05-22T04:51:00Z">
                <w:pPr>
                  <w:pStyle w:val="BodyText"/>
                </w:pPr>
              </w:pPrChange>
            </w:pPr>
            <w:r w:rsidRPr="00A51DAD">
              <w:rPr>
                <w:rFonts w:ascii="Times New Roman" w:hAnsi="Times New Roman" w:cs="Times New Roman"/>
                <w:sz w:val="24"/>
                <w:szCs w:val="24"/>
                <w:rPrChange w:id="707" w:author="Usman Sohail" w:date="2020-05-22T04:51:00Z">
                  <w:rPr>
                    <w:rFonts w:ascii="Times New Roman" w:hAnsi="Times New Roman" w:cs="Times New Roman"/>
                  </w:rPr>
                </w:rPrChange>
              </w:rPr>
              <w:t>Negative</w:t>
            </w:r>
          </w:p>
        </w:tc>
        <w:tc>
          <w:tcPr>
            <w:tcW w:w="2007" w:type="dxa"/>
          </w:tcPr>
          <w:p w14:paraId="1714938F" w14:textId="4D86CCB5" w:rsidR="001007D5" w:rsidRPr="00A51DAD" w:rsidRDefault="001007D5">
            <w:pPr>
              <w:pStyle w:val="BodyText"/>
              <w:jc w:val="center"/>
              <w:rPr>
                <w:rFonts w:ascii="Times New Roman" w:hAnsi="Times New Roman" w:cs="Times New Roman"/>
                <w:sz w:val="24"/>
                <w:szCs w:val="24"/>
                <w:rPrChange w:id="708" w:author="Usman Sohail" w:date="2020-05-22T04:51:00Z">
                  <w:rPr>
                    <w:rFonts w:ascii="Times New Roman" w:hAnsi="Times New Roman" w:cs="Times New Roman"/>
                  </w:rPr>
                </w:rPrChange>
              </w:rPr>
              <w:pPrChange w:id="709" w:author="Usman Sohail" w:date="2020-05-22T04:51:00Z">
                <w:pPr>
                  <w:pStyle w:val="BodyText"/>
                </w:pPr>
              </w:pPrChange>
            </w:pPr>
            <w:r w:rsidRPr="00A51DAD">
              <w:rPr>
                <w:rFonts w:ascii="Times New Roman" w:hAnsi="Times New Roman" w:cs="Times New Roman"/>
                <w:sz w:val="24"/>
                <w:szCs w:val="24"/>
                <w:rPrChange w:id="710" w:author="Usman Sohail" w:date="2020-05-22T04:51:00Z">
                  <w:rPr>
                    <w:rFonts w:ascii="Times New Roman" w:hAnsi="Times New Roman" w:cs="Times New Roman"/>
                  </w:rPr>
                </w:rPrChange>
              </w:rPr>
              <w:t>0.61</w:t>
            </w:r>
          </w:p>
        </w:tc>
        <w:tc>
          <w:tcPr>
            <w:tcW w:w="1938" w:type="dxa"/>
          </w:tcPr>
          <w:p w14:paraId="0B6D843C" w14:textId="0AAE9576" w:rsidR="001007D5" w:rsidRPr="00A51DAD" w:rsidRDefault="001007D5">
            <w:pPr>
              <w:pStyle w:val="BodyText"/>
              <w:jc w:val="center"/>
              <w:rPr>
                <w:rFonts w:ascii="Times New Roman" w:hAnsi="Times New Roman" w:cs="Times New Roman"/>
                <w:sz w:val="24"/>
                <w:szCs w:val="24"/>
                <w:rPrChange w:id="711" w:author="Usman Sohail" w:date="2020-05-22T04:51:00Z">
                  <w:rPr>
                    <w:rFonts w:ascii="Times New Roman" w:hAnsi="Times New Roman" w:cs="Times New Roman"/>
                  </w:rPr>
                </w:rPrChange>
              </w:rPr>
              <w:pPrChange w:id="712" w:author="Usman Sohail" w:date="2020-05-22T04:51:00Z">
                <w:pPr>
                  <w:pStyle w:val="BodyText"/>
                </w:pPr>
              </w:pPrChange>
            </w:pPr>
            <w:r w:rsidRPr="00A51DAD">
              <w:rPr>
                <w:rFonts w:ascii="Times New Roman" w:hAnsi="Times New Roman" w:cs="Times New Roman"/>
                <w:sz w:val="24"/>
                <w:szCs w:val="24"/>
                <w:rPrChange w:id="713" w:author="Usman Sohail" w:date="2020-05-22T04:51:00Z">
                  <w:rPr>
                    <w:rFonts w:ascii="Times New Roman" w:hAnsi="Times New Roman" w:cs="Times New Roman"/>
                  </w:rPr>
                </w:rPrChange>
              </w:rPr>
              <w:t>0.54</w:t>
            </w:r>
          </w:p>
        </w:tc>
        <w:tc>
          <w:tcPr>
            <w:tcW w:w="1931" w:type="dxa"/>
          </w:tcPr>
          <w:p w14:paraId="03769684" w14:textId="77777777" w:rsidR="001007D5" w:rsidRPr="00A51DAD" w:rsidRDefault="001007D5">
            <w:pPr>
              <w:pStyle w:val="BodyText"/>
              <w:jc w:val="center"/>
              <w:rPr>
                <w:rFonts w:ascii="Times New Roman" w:hAnsi="Times New Roman" w:cs="Times New Roman"/>
                <w:sz w:val="24"/>
                <w:szCs w:val="24"/>
                <w:rPrChange w:id="714" w:author="Usman Sohail" w:date="2020-05-22T04:51:00Z">
                  <w:rPr>
                    <w:rFonts w:ascii="Times New Roman" w:hAnsi="Times New Roman" w:cs="Times New Roman"/>
                  </w:rPr>
                </w:rPrChange>
              </w:rPr>
              <w:pPrChange w:id="715" w:author="Usman Sohail" w:date="2020-05-22T04:51:00Z">
                <w:pPr>
                  <w:pStyle w:val="BodyText"/>
                </w:pPr>
              </w:pPrChange>
            </w:pPr>
            <w:r w:rsidRPr="00A51DAD">
              <w:rPr>
                <w:rFonts w:ascii="Times New Roman" w:hAnsi="Times New Roman" w:cs="Times New Roman"/>
                <w:sz w:val="24"/>
                <w:szCs w:val="24"/>
                <w:rPrChange w:id="716" w:author="Usman Sohail" w:date="2020-05-22T04:51:00Z">
                  <w:rPr>
                    <w:rFonts w:ascii="Times New Roman" w:hAnsi="Times New Roman" w:cs="Times New Roman"/>
                  </w:rPr>
                </w:rPrChange>
              </w:rPr>
              <w:t>0.57</w:t>
            </w:r>
          </w:p>
        </w:tc>
        <w:tc>
          <w:tcPr>
            <w:tcW w:w="1814" w:type="dxa"/>
          </w:tcPr>
          <w:p w14:paraId="7778F993" w14:textId="77777777" w:rsidR="001007D5" w:rsidRPr="00A51DAD" w:rsidRDefault="001007D5">
            <w:pPr>
              <w:pStyle w:val="BodyText"/>
              <w:jc w:val="center"/>
              <w:rPr>
                <w:rFonts w:ascii="Times New Roman" w:hAnsi="Times New Roman" w:cs="Times New Roman"/>
                <w:sz w:val="24"/>
                <w:szCs w:val="24"/>
                <w:rPrChange w:id="717" w:author="Usman Sohail" w:date="2020-05-22T04:51:00Z">
                  <w:rPr>
                    <w:rFonts w:ascii="Times New Roman" w:hAnsi="Times New Roman" w:cs="Times New Roman"/>
                  </w:rPr>
                </w:rPrChange>
              </w:rPr>
              <w:pPrChange w:id="718" w:author="Usman Sohail" w:date="2020-05-22T04:51:00Z">
                <w:pPr>
                  <w:pStyle w:val="BodyText"/>
                </w:pPr>
              </w:pPrChange>
            </w:pPr>
            <w:r w:rsidRPr="00A51DAD">
              <w:rPr>
                <w:rFonts w:ascii="Times New Roman" w:hAnsi="Times New Roman" w:cs="Times New Roman"/>
                <w:sz w:val="24"/>
                <w:szCs w:val="24"/>
                <w:rPrChange w:id="719" w:author="Usman Sohail" w:date="2020-05-22T04:51:00Z">
                  <w:rPr>
                    <w:rFonts w:ascii="Times New Roman" w:hAnsi="Times New Roman" w:cs="Times New Roman"/>
                  </w:rPr>
                </w:rPrChange>
              </w:rPr>
              <w:t>1039</w:t>
            </w:r>
          </w:p>
        </w:tc>
      </w:tr>
      <w:tr w:rsidR="001007D5" w:rsidRPr="00A51DAD" w14:paraId="4A229A6D" w14:textId="77777777" w:rsidTr="00E82921">
        <w:tc>
          <w:tcPr>
            <w:tcW w:w="1810" w:type="dxa"/>
          </w:tcPr>
          <w:p w14:paraId="0F956E07" w14:textId="77777777" w:rsidR="001007D5" w:rsidRPr="00A51DAD" w:rsidRDefault="001007D5">
            <w:pPr>
              <w:pStyle w:val="BodyText"/>
              <w:jc w:val="center"/>
              <w:rPr>
                <w:rFonts w:ascii="Times New Roman" w:hAnsi="Times New Roman" w:cs="Times New Roman"/>
                <w:sz w:val="24"/>
                <w:szCs w:val="24"/>
                <w:rPrChange w:id="720" w:author="Usman Sohail" w:date="2020-05-22T04:51:00Z">
                  <w:rPr>
                    <w:rFonts w:ascii="Times New Roman" w:hAnsi="Times New Roman" w:cs="Times New Roman"/>
                  </w:rPr>
                </w:rPrChange>
              </w:rPr>
              <w:pPrChange w:id="721" w:author="Usman Sohail" w:date="2020-05-22T04:51:00Z">
                <w:pPr>
                  <w:pStyle w:val="BodyText"/>
                </w:pPr>
              </w:pPrChange>
            </w:pPr>
            <w:r w:rsidRPr="00A51DAD">
              <w:rPr>
                <w:rFonts w:ascii="Times New Roman" w:hAnsi="Times New Roman" w:cs="Times New Roman"/>
                <w:sz w:val="24"/>
                <w:szCs w:val="24"/>
                <w:rPrChange w:id="722" w:author="Usman Sohail" w:date="2020-05-22T04:51:00Z">
                  <w:rPr>
                    <w:rFonts w:ascii="Times New Roman" w:hAnsi="Times New Roman" w:cs="Times New Roman"/>
                  </w:rPr>
                </w:rPrChange>
              </w:rPr>
              <w:t>Neutral</w:t>
            </w:r>
          </w:p>
        </w:tc>
        <w:tc>
          <w:tcPr>
            <w:tcW w:w="2007" w:type="dxa"/>
          </w:tcPr>
          <w:p w14:paraId="72AAAB3A" w14:textId="6BFAE57A" w:rsidR="001007D5" w:rsidRPr="00A51DAD" w:rsidRDefault="001007D5">
            <w:pPr>
              <w:pStyle w:val="BodyText"/>
              <w:jc w:val="center"/>
              <w:rPr>
                <w:rFonts w:ascii="Times New Roman" w:hAnsi="Times New Roman" w:cs="Times New Roman"/>
                <w:sz w:val="24"/>
                <w:szCs w:val="24"/>
                <w:rPrChange w:id="723" w:author="Usman Sohail" w:date="2020-05-22T04:51:00Z">
                  <w:rPr>
                    <w:rFonts w:ascii="Times New Roman" w:hAnsi="Times New Roman" w:cs="Times New Roman"/>
                  </w:rPr>
                </w:rPrChange>
              </w:rPr>
              <w:pPrChange w:id="724" w:author="Usman Sohail" w:date="2020-05-22T04:51:00Z">
                <w:pPr>
                  <w:pStyle w:val="BodyText"/>
                </w:pPr>
              </w:pPrChange>
            </w:pPr>
            <w:r w:rsidRPr="00A51DAD">
              <w:rPr>
                <w:rFonts w:ascii="Times New Roman" w:hAnsi="Times New Roman" w:cs="Times New Roman"/>
                <w:sz w:val="24"/>
                <w:szCs w:val="24"/>
                <w:rPrChange w:id="725" w:author="Usman Sohail" w:date="2020-05-22T04:51:00Z">
                  <w:rPr>
                    <w:rFonts w:ascii="Times New Roman" w:hAnsi="Times New Roman" w:cs="Times New Roman"/>
                  </w:rPr>
                </w:rPrChange>
              </w:rPr>
              <w:t>0.68</w:t>
            </w:r>
          </w:p>
        </w:tc>
        <w:tc>
          <w:tcPr>
            <w:tcW w:w="1938" w:type="dxa"/>
          </w:tcPr>
          <w:p w14:paraId="1877C21D" w14:textId="32E2EF3B" w:rsidR="001007D5" w:rsidRPr="00A51DAD" w:rsidRDefault="001007D5">
            <w:pPr>
              <w:pStyle w:val="BodyText"/>
              <w:jc w:val="center"/>
              <w:rPr>
                <w:rFonts w:ascii="Times New Roman" w:hAnsi="Times New Roman" w:cs="Times New Roman"/>
                <w:sz w:val="24"/>
                <w:szCs w:val="24"/>
                <w:rPrChange w:id="726" w:author="Usman Sohail" w:date="2020-05-22T04:51:00Z">
                  <w:rPr>
                    <w:rFonts w:ascii="Times New Roman" w:hAnsi="Times New Roman" w:cs="Times New Roman"/>
                  </w:rPr>
                </w:rPrChange>
              </w:rPr>
              <w:pPrChange w:id="727" w:author="Usman Sohail" w:date="2020-05-22T04:51:00Z">
                <w:pPr>
                  <w:pStyle w:val="BodyText"/>
                </w:pPr>
              </w:pPrChange>
            </w:pPr>
            <w:r w:rsidRPr="00A51DAD">
              <w:rPr>
                <w:rFonts w:ascii="Times New Roman" w:hAnsi="Times New Roman" w:cs="Times New Roman"/>
                <w:sz w:val="24"/>
                <w:szCs w:val="24"/>
                <w:rPrChange w:id="728" w:author="Usman Sohail" w:date="2020-05-22T04:51:00Z">
                  <w:rPr>
                    <w:rFonts w:ascii="Times New Roman" w:hAnsi="Times New Roman" w:cs="Times New Roman"/>
                  </w:rPr>
                </w:rPrChange>
              </w:rPr>
              <w:t>0.74</w:t>
            </w:r>
          </w:p>
        </w:tc>
        <w:tc>
          <w:tcPr>
            <w:tcW w:w="1931" w:type="dxa"/>
          </w:tcPr>
          <w:p w14:paraId="455E97B2" w14:textId="6E37F83D" w:rsidR="001007D5" w:rsidRPr="00A51DAD" w:rsidRDefault="001007D5">
            <w:pPr>
              <w:pStyle w:val="BodyText"/>
              <w:jc w:val="center"/>
              <w:rPr>
                <w:rFonts w:ascii="Times New Roman" w:hAnsi="Times New Roman" w:cs="Times New Roman"/>
                <w:sz w:val="24"/>
                <w:szCs w:val="24"/>
                <w:rPrChange w:id="729" w:author="Usman Sohail" w:date="2020-05-22T04:51:00Z">
                  <w:rPr>
                    <w:rFonts w:ascii="Times New Roman" w:hAnsi="Times New Roman" w:cs="Times New Roman"/>
                  </w:rPr>
                </w:rPrChange>
              </w:rPr>
              <w:pPrChange w:id="730" w:author="Usman Sohail" w:date="2020-05-22T04:51:00Z">
                <w:pPr>
                  <w:pStyle w:val="BodyText"/>
                </w:pPr>
              </w:pPrChange>
            </w:pPr>
            <w:r w:rsidRPr="00A51DAD">
              <w:rPr>
                <w:rFonts w:ascii="Times New Roman" w:hAnsi="Times New Roman" w:cs="Times New Roman"/>
                <w:sz w:val="24"/>
                <w:szCs w:val="24"/>
                <w:rPrChange w:id="731" w:author="Usman Sohail" w:date="2020-05-22T04:51:00Z">
                  <w:rPr>
                    <w:rFonts w:ascii="Times New Roman" w:hAnsi="Times New Roman" w:cs="Times New Roman"/>
                  </w:rPr>
                </w:rPrChange>
              </w:rPr>
              <w:t>0.71</w:t>
            </w:r>
          </w:p>
        </w:tc>
        <w:tc>
          <w:tcPr>
            <w:tcW w:w="1814" w:type="dxa"/>
          </w:tcPr>
          <w:p w14:paraId="58EE543D" w14:textId="77777777" w:rsidR="001007D5" w:rsidRPr="00A51DAD" w:rsidRDefault="001007D5">
            <w:pPr>
              <w:pStyle w:val="BodyText"/>
              <w:jc w:val="center"/>
              <w:rPr>
                <w:rFonts w:ascii="Times New Roman" w:hAnsi="Times New Roman" w:cs="Times New Roman"/>
                <w:sz w:val="24"/>
                <w:szCs w:val="24"/>
                <w:rPrChange w:id="732" w:author="Usman Sohail" w:date="2020-05-22T04:51:00Z">
                  <w:rPr>
                    <w:rFonts w:ascii="Times New Roman" w:hAnsi="Times New Roman" w:cs="Times New Roman"/>
                  </w:rPr>
                </w:rPrChange>
              </w:rPr>
              <w:pPrChange w:id="733" w:author="Usman Sohail" w:date="2020-05-22T04:51:00Z">
                <w:pPr>
                  <w:pStyle w:val="BodyText"/>
                </w:pPr>
              </w:pPrChange>
            </w:pPr>
            <w:r w:rsidRPr="00A51DAD">
              <w:rPr>
                <w:rFonts w:ascii="Times New Roman" w:hAnsi="Times New Roman" w:cs="Times New Roman"/>
                <w:sz w:val="24"/>
                <w:szCs w:val="24"/>
                <w:rPrChange w:id="734" w:author="Usman Sohail" w:date="2020-05-22T04:51:00Z">
                  <w:rPr>
                    <w:rFonts w:ascii="Times New Roman" w:hAnsi="Times New Roman" w:cs="Times New Roman"/>
                  </w:rPr>
                </w:rPrChange>
              </w:rPr>
              <w:t>1819</w:t>
            </w:r>
          </w:p>
        </w:tc>
      </w:tr>
      <w:tr w:rsidR="001007D5" w:rsidRPr="00A51DAD" w14:paraId="15CB4062" w14:textId="77777777" w:rsidTr="00E82921">
        <w:tc>
          <w:tcPr>
            <w:tcW w:w="1810" w:type="dxa"/>
          </w:tcPr>
          <w:p w14:paraId="2C8B2183" w14:textId="77777777" w:rsidR="001007D5" w:rsidRPr="00A51DAD" w:rsidRDefault="001007D5">
            <w:pPr>
              <w:pStyle w:val="BodyText"/>
              <w:jc w:val="center"/>
              <w:rPr>
                <w:rFonts w:ascii="Times New Roman" w:hAnsi="Times New Roman" w:cs="Times New Roman"/>
                <w:sz w:val="24"/>
                <w:szCs w:val="24"/>
                <w:rPrChange w:id="735" w:author="Usman Sohail" w:date="2020-05-22T04:51:00Z">
                  <w:rPr>
                    <w:rFonts w:ascii="Times New Roman" w:hAnsi="Times New Roman" w:cs="Times New Roman"/>
                  </w:rPr>
                </w:rPrChange>
              </w:rPr>
              <w:pPrChange w:id="736" w:author="Usman Sohail" w:date="2020-05-22T04:51:00Z">
                <w:pPr>
                  <w:pStyle w:val="BodyText"/>
                </w:pPr>
              </w:pPrChange>
            </w:pPr>
            <w:r w:rsidRPr="00A51DAD">
              <w:rPr>
                <w:rFonts w:ascii="Times New Roman" w:hAnsi="Times New Roman" w:cs="Times New Roman"/>
                <w:sz w:val="24"/>
                <w:szCs w:val="24"/>
                <w:rPrChange w:id="737" w:author="Usman Sohail" w:date="2020-05-22T04:51:00Z">
                  <w:rPr>
                    <w:rFonts w:ascii="Times New Roman" w:hAnsi="Times New Roman" w:cs="Times New Roman"/>
                  </w:rPr>
                </w:rPrChange>
              </w:rPr>
              <w:t>Positive</w:t>
            </w:r>
          </w:p>
        </w:tc>
        <w:tc>
          <w:tcPr>
            <w:tcW w:w="2007" w:type="dxa"/>
          </w:tcPr>
          <w:p w14:paraId="7091773A" w14:textId="7EA2C333" w:rsidR="001007D5" w:rsidRPr="00A51DAD" w:rsidRDefault="001007D5">
            <w:pPr>
              <w:pStyle w:val="BodyText"/>
              <w:jc w:val="center"/>
              <w:rPr>
                <w:rFonts w:ascii="Times New Roman" w:hAnsi="Times New Roman" w:cs="Times New Roman"/>
                <w:sz w:val="24"/>
                <w:szCs w:val="24"/>
                <w:rPrChange w:id="738" w:author="Usman Sohail" w:date="2020-05-22T04:51:00Z">
                  <w:rPr>
                    <w:rFonts w:ascii="Times New Roman" w:hAnsi="Times New Roman" w:cs="Times New Roman"/>
                  </w:rPr>
                </w:rPrChange>
              </w:rPr>
              <w:pPrChange w:id="739" w:author="Usman Sohail" w:date="2020-05-22T04:51:00Z">
                <w:pPr>
                  <w:pStyle w:val="BodyText"/>
                </w:pPr>
              </w:pPrChange>
            </w:pPr>
            <w:r w:rsidRPr="00A51DAD">
              <w:rPr>
                <w:rFonts w:ascii="Times New Roman" w:hAnsi="Times New Roman" w:cs="Times New Roman"/>
                <w:sz w:val="24"/>
                <w:szCs w:val="24"/>
                <w:rPrChange w:id="740" w:author="Usman Sohail" w:date="2020-05-22T04:51:00Z">
                  <w:rPr>
                    <w:rFonts w:ascii="Times New Roman" w:hAnsi="Times New Roman" w:cs="Times New Roman"/>
                  </w:rPr>
                </w:rPrChange>
              </w:rPr>
              <w:t>0.66</w:t>
            </w:r>
          </w:p>
        </w:tc>
        <w:tc>
          <w:tcPr>
            <w:tcW w:w="1938" w:type="dxa"/>
          </w:tcPr>
          <w:p w14:paraId="1797E7B4" w14:textId="183E9AEB" w:rsidR="001007D5" w:rsidRPr="00A51DAD" w:rsidRDefault="001007D5">
            <w:pPr>
              <w:pStyle w:val="BodyText"/>
              <w:jc w:val="center"/>
              <w:rPr>
                <w:rFonts w:ascii="Times New Roman" w:hAnsi="Times New Roman" w:cs="Times New Roman"/>
                <w:sz w:val="24"/>
                <w:szCs w:val="24"/>
                <w:rPrChange w:id="741" w:author="Usman Sohail" w:date="2020-05-22T04:51:00Z">
                  <w:rPr>
                    <w:rFonts w:ascii="Times New Roman" w:hAnsi="Times New Roman" w:cs="Times New Roman"/>
                  </w:rPr>
                </w:rPrChange>
              </w:rPr>
              <w:pPrChange w:id="742" w:author="Usman Sohail" w:date="2020-05-22T04:51:00Z">
                <w:pPr>
                  <w:pStyle w:val="BodyText"/>
                </w:pPr>
              </w:pPrChange>
            </w:pPr>
            <w:r w:rsidRPr="00A51DAD">
              <w:rPr>
                <w:rFonts w:ascii="Times New Roman" w:hAnsi="Times New Roman" w:cs="Times New Roman"/>
                <w:sz w:val="24"/>
                <w:szCs w:val="24"/>
                <w:rPrChange w:id="743" w:author="Usman Sohail" w:date="2020-05-22T04:51:00Z">
                  <w:rPr>
                    <w:rFonts w:ascii="Times New Roman" w:hAnsi="Times New Roman" w:cs="Times New Roman"/>
                  </w:rPr>
                </w:rPrChange>
              </w:rPr>
              <w:t>0.64</w:t>
            </w:r>
          </w:p>
        </w:tc>
        <w:tc>
          <w:tcPr>
            <w:tcW w:w="1931" w:type="dxa"/>
          </w:tcPr>
          <w:p w14:paraId="39A0B324" w14:textId="510DB642" w:rsidR="001007D5" w:rsidRPr="00A51DAD" w:rsidRDefault="001007D5">
            <w:pPr>
              <w:pStyle w:val="BodyText"/>
              <w:jc w:val="center"/>
              <w:rPr>
                <w:rFonts w:ascii="Times New Roman" w:hAnsi="Times New Roman" w:cs="Times New Roman"/>
                <w:sz w:val="24"/>
                <w:szCs w:val="24"/>
                <w:rPrChange w:id="744" w:author="Usman Sohail" w:date="2020-05-22T04:51:00Z">
                  <w:rPr>
                    <w:rFonts w:ascii="Times New Roman" w:hAnsi="Times New Roman" w:cs="Times New Roman"/>
                  </w:rPr>
                </w:rPrChange>
              </w:rPr>
              <w:pPrChange w:id="745" w:author="Usman Sohail" w:date="2020-05-22T04:51:00Z">
                <w:pPr>
                  <w:pStyle w:val="BodyText"/>
                </w:pPr>
              </w:pPrChange>
            </w:pPr>
            <w:r w:rsidRPr="00A51DAD">
              <w:rPr>
                <w:rFonts w:ascii="Times New Roman" w:hAnsi="Times New Roman" w:cs="Times New Roman"/>
                <w:sz w:val="24"/>
                <w:szCs w:val="24"/>
                <w:rPrChange w:id="746" w:author="Usman Sohail" w:date="2020-05-22T04:51:00Z">
                  <w:rPr>
                    <w:rFonts w:ascii="Times New Roman" w:hAnsi="Times New Roman" w:cs="Times New Roman"/>
                  </w:rPr>
                </w:rPrChange>
              </w:rPr>
              <w:t>0.65</w:t>
            </w:r>
          </w:p>
        </w:tc>
        <w:tc>
          <w:tcPr>
            <w:tcW w:w="1814" w:type="dxa"/>
          </w:tcPr>
          <w:p w14:paraId="6505423E" w14:textId="77777777" w:rsidR="001007D5" w:rsidRPr="00A51DAD" w:rsidRDefault="001007D5">
            <w:pPr>
              <w:pStyle w:val="BodyText"/>
              <w:jc w:val="center"/>
              <w:rPr>
                <w:rFonts w:ascii="Times New Roman" w:hAnsi="Times New Roman" w:cs="Times New Roman"/>
                <w:sz w:val="24"/>
                <w:szCs w:val="24"/>
                <w:rPrChange w:id="747" w:author="Usman Sohail" w:date="2020-05-22T04:51:00Z">
                  <w:rPr>
                    <w:rFonts w:ascii="Times New Roman" w:hAnsi="Times New Roman" w:cs="Times New Roman"/>
                  </w:rPr>
                </w:rPrChange>
              </w:rPr>
              <w:pPrChange w:id="748" w:author="Usman Sohail" w:date="2020-05-22T04:51:00Z">
                <w:pPr>
                  <w:pStyle w:val="BodyText"/>
                </w:pPr>
              </w:pPrChange>
            </w:pPr>
            <w:r w:rsidRPr="00A51DAD">
              <w:rPr>
                <w:rFonts w:ascii="Times New Roman" w:hAnsi="Times New Roman" w:cs="Times New Roman"/>
                <w:sz w:val="24"/>
                <w:szCs w:val="24"/>
                <w:rPrChange w:id="749" w:author="Usman Sohail" w:date="2020-05-22T04:51:00Z">
                  <w:rPr>
                    <w:rFonts w:ascii="Times New Roman" w:hAnsi="Times New Roman" w:cs="Times New Roman"/>
                  </w:rPr>
                </w:rPrChange>
              </w:rPr>
              <w:t>1188</w:t>
            </w:r>
          </w:p>
        </w:tc>
      </w:tr>
      <w:tr w:rsidR="001007D5" w:rsidRPr="00A51DAD" w14:paraId="5AFF293B" w14:textId="77777777" w:rsidTr="00E82921">
        <w:tc>
          <w:tcPr>
            <w:tcW w:w="1810" w:type="dxa"/>
          </w:tcPr>
          <w:p w14:paraId="3171ACBF" w14:textId="77777777" w:rsidR="001007D5" w:rsidRPr="00A51DAD" w:rsidRDefault="001007D5">
            <w:pPr>
              <w:pStyle w:val="BodyText"/>
              <w:jc w:val="center"/>
              <w:rPr>
                <w:rFonts w:ascii="Times New Roman" w:hAnsi="Times New Roman" w:cs="Times New Roman"/>
                <w:sz w:val="24"/>
                <w:szCs w:val="24"/>
                <w:rPrChange w:id="750" w:author="Usman Sohail" w:date="2020-05-22T04:51:00Z">
                  <w:rPr>
                    <w:rFonts w:ascii="Times New Roman" w:hAnsi="Times New Roman" w:cs="Times New Roman"/>
                  </w:rPr>
                </w:rPrChange>
              </w:rPr>
              <w:pPrChange w:id="751" w:author="Usman Sohail" w:date="2020-05-22T04:51:00Z">
                <w:pPr>
                  <w:pStyle w:val="BodyText"/>
                </w:pPr>
              </w:pPrChange>
            </w:pPr>
            <w:r w:rsidRPr="00A51DAD">
              <w:rPr>
                <w:rFonts w:ascii="Times New Roman" w:hAnsi="Times New Roman" w:cs="Times New Roman"/>
                <w:sz w:val="24"/>
                <w:szCs w:val="24"/>
                <w:rPrChange w:id="752" w:author="Usman Sohail" w:date="2020-05-22T04:51:00Z">
                  <w:rPr>
                    <w:rFonts w:ascii="Times New Roman" w:hAnsi="Times New Roman" w:cs="Times New Roman"/>
                  </w:rPr>
                </w:rPrChange>
              </w:rPr>
              <w:t>Accuracy</w:t>
            </w:r>
          </w:p>
        </w:tc>
        <w:tc>
          <w:tcPr>
            <w:tcW w:w="2007" w:type="dxa"/>
          </w:tcPr>
          <w:p w14:paraId="70FCD740" w14:textId="77777777" w:rsidR="001007D5" w:rsidRPr="00A51DAD" w:rsidRDefault="001007D5">
            <w:pPr>
              <w:pStyle w:val="BodyText"/>
              <w:jc w:val="center"/>
              <w:rPr>
                <w:rFonts w:ascii="Times New Roman" w:hAnsi="Times New Roman" w:cs="Times New Roman"/>
                <w:sz w:val="24"/>
                <w:szCs w:val="24"/>
                <w:rPrChange w:id="753" w:author="Usman Sohail" w:date="2020-05-22T04:51:00Z">
                  <w:rPr>
                    <w:rFonts w:ascii="Times New Roman" w:hAnsi="Times New Roman" w:cs="Times New Roman"/>
                  </w:rPr>
                </w:rPrChange>
              </w:rPr>
              <w:pPrChange w:id="754" w:author="Usman Sohail" w:date="2020-05-22T04:51:00Z">
                <w:pPr>
                  <w:pStyle w:val="BodyText"/>
                </w:pPr>
              </w:pPrChange>
            </w:pPr>
          </w:p>
        </w:tc>
        <w:tc>
          <w:tcPr>
            <w:tcW w:w="1938" w:type="dxa"/>
          </w:tcPr>
          <w:p w14:paraId="2EDAB779" w14:textId="77777777" w:rsidR="001007D5" w:rsidRPr="00A51DAD" w:rsidRDefault="001007D5">
            <w:pPr>
              <w:pStyle w:val="BodyText"/>
              <w:jc w:val="center"/>
              <w:rPr>
                <w:rFonts w:ascii="Times New Roman" w:hAnsi="Times New Roman" w:cs="Times New Roman"/>
                <w:sz w:val="24"/>
                <w:szCs w:val="24"/>
                <w:rPrChange w:id="755" w:author="Usman Sohail" w:date="2020-05-22T04:51:00Z">
                  <w:rPr>
                    <w:rFonts w:ascii="Times New Roman" w:hAnsi="Times New Roman" w:cs="Times New Roman"/>
                  </w:rPr>
                </w:rPrChange>
              </w:rPr>
              <w:pPrChange w:id="756" w:author="Usman Sohail" w:date="2020-05-22T04:51:00Z">
                <w:pPr>
                  <w:pStyle w:val="BodyText"/>
                </w:pPr>
              </w:pPrChange>
            </w:pPr>
          </w:p>
        </w:tc>
        <w:tc>
          <w:tcPr>
            <w:tcW w:w="1931" w:type="dxa"/>
          </w:tcPr>
          <w:p w14:paraId="17BD754D" w14:textId="77777777" w:rsidR="001007D5" w:rsidRPr="00A51DAD" w:rsidRDefault="001007D5">
            <w:pPr>
              <w:pStyle w:val="BodyText"/>
              <w:jc w:val="center"/>
              <w:rPr>
                <w:rFonts w:ascii="Times New Roman" w:hAnsi="Times New Roman" w:cs="Times New Roman"/>
                <w:sz w:val="24"/>
                <w:szCs w:val="24"/>
                <w:rPrChange w:id="757" w:author="Usman Sohail" w:date="2020-05-22T04:51:00Z">
                  <w:rPr>
                    <w:rFonts w:ascii="Times New Roman" w:hAnsi="Times New Roman" w:cs="Times New Roman"/>
                  </w:rPr>
                </w:rPrChange>
              </w:rPr>
              <w:pPrChange w:id="758" w:author="Usman Sohail" w:date="2020-05-22T04:51:00Z">
                <w:pPr>
                  <w:pStyle w:val="BodyText"/>
                </w:pPr>
              </w:pPrChange>
            </w:pPr>
            <w:r w:rsidRPr="00A51DAD">
              <w:rPr>
                <w:rFonts w:ascii="Times New Roman" w:hAnsi="Times New Roman" w:cs="Times New Roman"/>
                <w:sz w:val="24"/>
                <w:szCs w:val="24"/>
                <w:rPrChange w:id="759" w:author="Usman Sohail" w:date="2020-05-22T04:51:00Z">
                  <w:rPr>
                    <w:rFonts w:ascii="Times New Roman" w:hAnsi="Times New Roman" w:cs="Times New Roman"/>
                  </w:rPr>
                </w:rPrChange>
              </w:rPr>
              <w:t>0.66</w:t>
            </w:r>
          </w:p>
        </w:tc>
        <w:tc>
          <w:tcPr>
            <w:tcW w:w="1814" w:type="dxa"/>
          </w:tcPr>
          <w:p w14:paraId="5A49C45E" w14:textId="77777777" w:rsidR="001007D5" w:rsidRPr="00A51DAD" w:rsidRDefault="001007D5">
            <w:pPr>
              <w:pStyle w:val="BodyText"/>
              <w:jc w:val="center"/>
              <w:rPr>
                <w:rFonts w:ascii="Times New Roman" w:hAnsi="Times New Roman" w:cs="Times New Roman"/>
                <w:sz w:val="24"/>
                <w:szCs w:val="24"/>
                <w:rPrChange w:id="760" w:author="Usman Sohail" w:date="2020-05-22T04:51:00Z">
                  <w:rPr>
                    <w:rFonts w:ascii="Times New Roman" w:hAnsi="Times New Roman" w:cs="Times New Roman"/>
                  </w:rPr>
                </w:rPrChange>
              </w:rPr>
              <w:pPrChange w:id="761" w:author="Usman Sohail" w:date="2020-05-22T04:51:00Z">
                <w:pPr>
                  <w:pStyle w:val="BodyText"/>
                </w:pPr>
              </w:pPrChange>
            </w:pPr>
            <w:r w:rsidRPr="00A51DAD">
              <w:rPr>
                <w:rFonts w:ascii="Times New Roman" w:hAnsi="Times New Roman" w:cs="Times New Roman"/>
                <w:sz w:val="24"/>
                <w:szCs w:val="24"/>
                <w:rPrChange w:id="762" w:author="Usman Sohail" w:date="2020-05-22T04:51:00Z">
                  <w:rPr>
                    <w:rFonts w:ascii="Times New Roman" w:hAnsi="Times New Roman" w:cs="Times New Roman"/>
                  </w:rPr>
                </w:rPrChange>
              </w:rPr>
              <w:t>4046</w:t>
            </w:r>
          </w:p>
        </w:tc>
      </w:tr>
      <w:tr w:rsidR="001007D5" w:rsidRPr="00A51DAD" w14:paraId="5218A6C4" w14:textId="77777777" w:rsidTr="00E82921">
        <w:tc>
          <w:tcPr>
            <w:tcW w:w="1810" w:type="dxa"/>
          </w:tcPr>
          <w:p w14:paraId="09DDA988" w14:textId="77777777" w:rsidR="001007D5" w:rsidRPr="00A51DAD" w:rsidRDefault="001007D5">
            <w:pPr>
              <w:pStyle w:val="BodyText"/>
              <w:jc w:val="center"/>
              <w:rPr>
                <w:rFonts w:ascii="Times New Roman" w:hAnsi="Times New Roman" w:cs="Times New Roman"/>
                <w:sz w:val="24"/>
                <w:szCs w:val="24"/>
                <w:rPrChange w:id="763" w:author="Usman Sohail" w:date="2020-05-22T04:51:00Z">
                  <w:rPr>
                    <w:rFonts w:ascii="Times New Roman" w:hAnsi="Times New Roman" w:cs="Times New Roman"/>
                  </w:rPr>
                </w:rPrChange>
              </w:rPr>
              <w:pPrChange w:id="764" w:author="Usman Sohail" w:date="2020-05-22T04:51:00Z">
                <w:pPr>
                  <w:pStyle w:val="BodyText"/>
                </w:pPr>
              </w:pPrChange>
            </w:pPr>
            <w:r w:rsidRPr="00A51DAD">
              <w:rPr>
                <w:rFonts w:ascii="Times New Roman" w:hAnsi="Times New Roman" w:cs="Times New Roman"/>
                <w:sz w:val="24"/>
                <w:szCs w:val="24"/>
                <w:rPrChange w:id="765" w:author="Usman Sohail" w:date="2020-05-22T04:51:00Z">
                  <w:rPr>
                    <w:rFonts w:ascii="Times New Roman" w:hAnsi="Times New Roman" w:cs="Times New Roman"/>
                  </w:rPr>
                </w:rPrChange>
              </w:rPr>
              <w:t>Macro Accuracy</w:t>
            </w:r>
          </w:p>
        </w:tc>
        <w:tc>
          <w:tcPr>
            <w:tcW w:w="2007" w:type="dxa"/>
          </w:tcPr>
          <w:p w14:paraId="17BD8BDE" w14:textId="77777777" w:rsidR="001007D5" w:rsidRPr="00A51DAD" w:rsidRDefault="001007D5">
            <w:pPr>
              <w:pStyle w:val="BodyText"/>
              <w:jc w:val="center"/>
              <w:rPr>
                <w:rFonts w:ascii="Times New Roman" w:hAnsi="Times New Roman" w:cs="Times New Roman"/>
                <w:sz w:val="24"/>
                <w:szCs w:val="24"/>
                <w:rPrChange w:id="766" w:author="Usman Sohail" w:date="2020-05-22T04:51:00Z">
                  <w:rPr>
                    <w:rFonts w:ascii="Times New Roman" w:hAnsi="Times New Roman" w:cs="Times New Roman"/>
                  </w:rPr>
                </w:rPrChange>
              </w:rPr>
              <w:pPrChange w:id="767" w:author="Usman Sohail" w:date="2020-05-22T04:51:00Z">
                <w:pPr>
                  <w:pStyle w:val="BodyText"/>
                </w:pPr>
              </w:pPrChange>
            </w:pPr>
            <w:r w:rsidRPr="00A51DAD">
              <w:rPr>
                <w:rFonts w:ascii="Times New Roman" w:hAnsi="Times New Roman" w:cs="Times New Roman"/>
                <w:sz w:val="24"/>
                <w:szCs w:val="24"/>
                <w:rPrChange w:id="768" w:author="Usman Sohail" w:date="2020-05-22T04:51:00Z">
                  <w:rPr>
                    <w:rFonts w:ascii="Times New Roman" w:hAnsi="Times New Roman" w:cs="Times New Roman"/>
                  </w:rPr>
                </w:rPrChange>
              </w:rPr>
              <w:t>0.65</w:t>
            </w:r>
          </w:p>
        </w:tc>
        <w:tc>
          <w:tcPr>
            <w:tcW w:w="1938" w:type="dxa"/>
          </w:tcPr>
          <w:p w14:paraId="5DAB85BC" w14:textId="60AF5634" w:rsidR="001007D5" w:rsidRPr="00A51DAD" w:rsidRDefault="001007D5">
            <w:pPr>
              <w:pStyle w:val="BodyText"/>
              <w:jc w:val="center"/>
              <w:rPr>
                <w:rFonts w:ascii="Times New Roman" w:hAnsi="Times New Roman" w:cs="Times New Roman"/>
                <w:sz w:val="24"/>
                <w:szCs w:val="24"/>
                <w:rPrChange w:id="769" w:author="Usman Sohail" w:date="2020-05-22T04:51:00Z">
                  <w:rPr>
                    <w:rFonts w:ascii="Times New Roman" w:hAnsi="Times New Roman" w:cs="Times New Roman"/>
                  </w:rPr>
                </w:rPrChange>
              </w:rPr>
              <w:pPrChange w:id="770" w:author="Usman Sohail" w:date="2020-05-22T04:51:00Z">
                <w:pPr>
                  <w:pStyle w:val="BodyText"/>
                </w:pPr>
              </w:pPrChange>
            </w:pPr>
            <w:r w:rsidRPr="00A51DAD">
              <w:rPr>
                <w:rFonts w:ascii="Times New Roman" w:hAnsi="Times New Roman" w:cs="Times New Roman"/>
                <w:sz w:val="24"/>
                <w:szCs w:val="24"/>
                <w:rPrChange w:id="771" w:author="Usman Sohail" w:date="2020-05-22T04:51:00Z">
                  <w:rPr>
                    <w:rFonts w:ascii="Times New Roman" w:hAnsi="Times New Roman" w:cs="Times New Roman"/>
                  </w:rPr>
                </w:rPrChange>
              </w:rPr>
              <w:t>0.64</w:t>
            </w:r>
          </w:p>
        </w:tc>
        <w:tc>
          <w:tcPr>
            <w:tcW w:w="1931" w:type="dxa"/>
          </w:tcPr>
          <w:p w14:paraId="18365F15" w14:textId="77777777" w:rsidR="001007D5" w:rsidRPr="00A51DAD" w:rsidRDefault="001007D5">
            <w:pPr>
              <w:pStyle w:val="BodyText"/>
              <w:jc w:val="center"/>
              <w:rPr>
                <w:rFonts w:ascii="Times New Roman" w:hAnsi="Times New Roman" w:cs="Times New Roman"/>
                <w:sz w:val="24"/>
                <w:szCs w:val="24"/>
                <w:rPrChange w:id="772" w:author="Usman Sohail" w:date="2020-05-22T04:51:00Z">
                  <w:rPr>
                    <w:rFonts w:ascii="Times New Roman" w:hAnsi="Times New Roman" w:cs="Times New Roman"/>
                  </w:rPr>
                </w:rPrChange>
              </w:rPr>
              <w:pPrChange w:id="773" w:author="Usman Sohail" w:date="2020-05-22T04:51:00Z">
                <w:pPr>
                  <w:pStyle w:val="BodyText"/>
                </w:pPr>
              </w:pPrChange>
            </w:pPr>
            <w:r w:rsidRPr="00A51DAD">
              <w:rPr>
                <w:rFonts w:ascii="Times New Roman" w:hAnsi="Times New Roman" w:cs="Times New Roman"/>
                <w:sz w:val="24"/>
                <w:szCs w:val="24"/>
                <w:rPrChange w:id="774" w:author="Usman Sohail" w:date="2020-05-22T04:51:00Z">
                  <w:rPr>
                    <w:rFonts w:ascii="Times New Roman" w:hAnsi="Times New Roman" w:cs="Times New Roman"/>
                  </w:rPr>
                </w:rPrChange>
              </w:rPr>
              <w:t>0.64</w:t>
            </w:r>
          </w:p>
        </w:tc>
        <w:tc>
          <w:tcPr>
            <w:tcW w:w="1814" w:type="dxa"/>
          </w:tcPr>
          <w:p w14:paraId="78EA5DAD" w14:textId="77777777" w:rsidR="001007D5" w:rsidRPr="00A51DAD" w:rsidRDefault="001007D5">
            <w:pPr>
              <w:pStyle w:val="BodyText"/>
              <w:jc w:val="center"/>
              <w:rPr>
                <w:rFonts w:ascii="Times New Roman" w:hAnsi="Times New Roman" w:cs="Times New Roman"/>
                <w:sz w:val="24"/>
                <w:szCs w:val="24"/>
                <w:rPrChange w:id="775" w:author="Usman Sohail" w:date="2020-05-22T04:51:00Z">
                  <w:rPr>
                    <w:rFonts w:ascii="Times New Roman" w:hAnsi="Times New Roman" w:cs="Times New Roman"/>
                  </w:rPr>
                </w:rPrChange>
              </w:rPr>
              <w:pPrChange w:id="776" w:author="Usman Sohail" w:date="2020-05-22T04:51:00Z">
                <w:pPr>
                  <w:pStyle w:val="BodyText"/>
                </w:pPr>
              </w:pPrChange>
            </w:pPr>
            <w:r w:rsidRPr="00A51DAD">
              <w:rPr>
                <w:rFonts w:ascii="Times New Roman" w:hAnsi="Times New Roman" w:cs="Times New Roman"/>
                <w:sz w:val="24"/>
                <w:szCs w:val="24"/>
                <w:rPrChange w:id="777" w:author="Usman Sohail" w:date="2020-05-22T04:51:00Z">
                  <w:rPr>
                    <w:rFonts w:ascii="Times New Roman" w:hAnsi="Times New Roman" w:cs="Times New Roman"/>
                  </w:rPr>
                </w:rPrChange>
              </w:rPr>
              <w:t>4046</w:t>
            </w:r>
          </w:p>
        </w:tc>
      </w:tr>
      <w:tr w:rsidR="001007D5" w:rsidRPr="00A51DAD" w14:paraId="68C582E9" w14:textId="77777777" w:rsidTr="00E82921">
        <w:tc>
          <w:tcPr>
            <w:tcW w:w="1810" w:type="dxa"/>
          </w:tcPr>
          <w:p w14:paraId="16C27CDB" w14:textId="77777777" w:rsidR="001007D5" w:rsidRPr="00A51DAD" w:rsidRDefault="001007D5">
            <w:pPr>
              <w:pStyle w:val="BodyText"/>
              <w:jc w:val="center"/>
              <w:rPr>
                <w:rFonts w:ascii="Times New Roman" w:hAnsi="Times New Roman" w:cs="Times New Roman"/>
                <w:sz w:val="24"/>
                <w:szCs w:val="24"/>
                <w:rPrChange w:id="778" w:author="Usman Sohail" w:date="2020-05-22T04:51:00Z">
                  <w:rPr>
                    <w:rFonts w:ascii="Times New Roman" w:hAnsi="Times New Roman" w:cs="Times New Roman"/>
                  </w:rPr>
                </w:rPrChange>
              </w:rPr>
              <w:pPrChange w:id="779" w:author="Usman Sohail" w:date="2020-05-22T04:51:00Z">
                <w:pPr>
                  <w:pStyle w:val="BodyText"/>
                </w:pPr>
              </w:pPrChange>
            </w:pPr>
            <w:r w:rsidRPr="00A51DAD">
              <w:rPr>
                <w:rFonts w:ascii="Times New Roman" w:hAnsi="Times New Roman" w:cs="Times New Roman"/>
                <w:sz w:val="24"/>
                <w:szCs w:val="24"/>
                <w:rPrChange w:id="780" w:author="Usman Sohail" w:date="2020-05-22T04:51:00Z">
                  <w:rPr>
                    <w:rFonts w:ascii="Times New Roman" w:hAnsi="Times New Roman" w:cs="Times New Roman"/>
                  </w:rPr>
                </w:rPrChange>
              </w:rPr>
              <w:t>Weighted Accuracy</w:t>
            </w:r>
          </w:p>
        </w:tc>
        <w:tc>
          <w:tcPr>
            <w:tcW w:w="2007" w:type="dxa"/>
          </w:tcPr>
          <w:p w14:paraId="3E3C9442" w14:textId="77777777" w:rsidR="001007D5" w:rsidRPr="00A51DAD" w:rsidRDefault="001007D5">
            <w:pPr>
              <w:pStyle w:val="BodyText"/>
              <w:jc w:val="center"/>
              <w:rPr>
                <w:rFonts w:ascii="Times New Roman" w:hAnsi="Times New Roman" w:cs="Times New Roman"/>
                <w:sz w:val="24"/>
                <w:szCs w:val="24"/>
                <w:rPrChange w:id="781" w:author="Usman Sohail" w:date="2020-05-22T04:51:00Z">
                  <w:rPr>
                    <w:rFonts w:ascii="Times New Roman" w:hAnsi="Times New Roman" w:cs="Times New Roman"/>
                  </w:rPr>
                </w:rPrChange>
              </w:rPr>
              <w:pPrChange w:id="782" w:author="Usman Sohail" w:date="2020-05-22T04:51:00Z">
                <w:pPr>
                  <w:pStyle w:val="BodyText"/>
                </w:pPr>
              </w:pPrChange>
            </w:pPr>
            <w:r w:rsidRPr="00A51DAD">
              <w:rPr>
                <w:rFonts w:ascii="Times New Roman" w:hAnsi="Times New Roman" w:cs="Times New Roman"/>
                <w:sz w:val="24"/>
                <w:szCs w:val="24"/>
                <w:rPrChange w:id="783" w:author="Usman Sohail" w:date="2020-05-22T04:51:00Z">
                  <w:rPr>
                    <w:rFonts w:ascii="Times New Roman" w:hAnsi="Times New Roman" w:cs="Times New Roman"/>
                  </w:rPr>
                </w:rPrChange>
              </w:rPr>
              <w:t>0.66</w:t>
            </w:r>
          </w:p>
        </w:tc>
        <w:tc>
          <w:tcPr>
            <w:tcW w:w="1938" w:type="dxa"/>
          </w:tcPr>
          <w:p w14:paraId="35107262" w14:textId="77777777" w:rsidR="001007D5" w:rsidRPr="00A51DAD" w:rsidRDefault="001007D5">
            <w:pPr>
              <w:pStyle w:val="BodyText"/>
              <w:jc w:val="center"/>
              <w:rPr>
                <w:rFonts w:ascii="Times New Roman" w:hAnsi="Times New Roman" w:cs="Times New Roman"/>
                <w:sz w:val="24"/>
                <w:szCs w:val="24"/>
                <w:rPrChange w:id="784" w:author="Usman Sohail" w:date="2020-05-22T04:51:00Z">
                  <w:rPr>
                    <w:rFonts w:ascii="Times New Roman" w:hAnsi="Times New Roman" w:cs="Times New Roman"/>
                  </w:rPr>
                </w:rPrChange>
              </w:rPr>
              <w:pPrChange w:id="785" w:author="Usman Sohail" w:date="2020-05-22T04:51:00Z">
                <w:pPr>
                  <w:pStyle w:val="BodyText"/>
                </w:pPr>
              </w:pPrChange>
            </w:pPr>
            <w:r w:rsidRPr="00A51DAD">
              <w:rPr>
                <w:rFonts w:ascii="Times New Roman" w:hAnsi="Times New Roman" w:cs="Times New Roman"/>
                <w:sz w:val="24"/>
                <w:szCs w:val="24"/>
                <w:rPrChange w:id="786" w:author="Usman Sohail" w:date="2020-05-22T04:51:00Z">
                  <w:rPr>
                    <w:rFonts w:ascii="Times New Roman" w:hAnsi="Times New Roman" w:cs="Times New Roman"/>
                  </w:rPr>
                </w:rPrChange>
              </w:rPr>
              <w:t>0.66</w:t>
            </w:r>
          </w:p>
        </w:tc>
        <w:tc>
          <w:tcPr>
            <w:tcW w:w="1931" w:type="dxa"/>
          </w:tcPr>
          <w:p w14:paraId="5300DB3D" w14:textId="29D3A41B" w:rsidR="001007D5" w:rsidRPr="00A51DAD" w:rsidRDefault="001007D5">
            <w:pPr>
              <w:pStyle w:val="BodyText"/>
              <w:jc w:val="center"/>
              <w:rPr>
                <w:rFonts w:ascii="Times New Roman" w:hAnsi="Times New Roman" w:cs="Times New Roman"/>
                <w:sz w:val="24"/>
                <w:szCs w:val="24"/>
                <w:rPrChange w:id="787" w:author="Usman Sohail" w:date="2020-05-22T04:51:00Z">
                  <w:rPr>
                    <w:rFonts w:ascii="Times New Roman" w:hAnsi="Times New Roman" w:cs="Times New Roman"/>
                  </w:rPr>
                </w:rPrChange>
              </w:rPr>
              <w:pPrChange w:id="788" w:author="Usman Sohail" w:date="2020-05-22T04:51:00Z">
                <w:pPr>
                  <w:pStyle w:val="BodyText"/>
                </w:pPr>
              </w:pPrChange>
            </w:pPr>
            <w:r w:rsidRPr="00A51DAD">
              <w:rPr>
                <w:rFonts w:ascii="Times New Roman" w:hAnsi="Times New Roman" w:cs="Times New Roman"/>
                <w:sz w:val="24"/>
                <w:szCs w:val="24"/>
                <w:rPrChange w:id="789" w:author="Usman Sohail" w:date="2020-05-22T04:51:00Z">
                  <w:rPr>
                    <w:rFonts w:ascii="Times New Roman" w:hAnsi="Times New Roman" w:cs="Times New Roman"/>
                  </w:rPr>
                </w:rPrChange>
              </w:rPr>
              <w:t>0.66</w:t>
            </w:r>
          </w:p>
        </w:tc>
        <w:tc>
          <w:tcPr>
            <w:tcW w:w="1814" w:type="dxa"/>
          </w:tcPr>
          <w:p w14:paraId="62E7917E" w14:textId="77777777" w:rsidR="001007D5" w:rsidRPr="00A51DAD" w:rsidRDefault="001007D5">
            <w:pPr>
              <w:pStyle w:val="BodyText"/>
              <w:jc w:val="center"/>
              <w:rPr>
                <w:rFonts w:ascii="Times New Roman" w:hAnsi="Times New Roman" w:cs="Times New Roman"/>
                <w:sz w:val="24"/>
                <w:szCs w:val="24"/>
                <w:rPrChange w:id="790" w:author="Usman Sohail" w:date="2020-05-22T04:51:00Z">
                  <w:rPr>
                    <w:rFonts w:ascii="Times New Roman" w:hAnsi="Times New Roman" w:cs="Times New Roman"/>
                  </w:rPr>
                </w:rPrChange>
              </w:rPr>
              <w:pPrChange w:id="791" w:author="Usman Sohail" w:date="2020-05-22T04:51:00Z">
                <w:pPr>
                  <w:pStyle w:val="BodyText"/>
                </w:pPr>
              </w:pPrChange>
            </w:pPr>
            <w:r w:rsidRPr="00A51DAD">
              <w:rPr>
                <w:rFonts w:ascii="Times New Roman" w:hAnsi="Times New Roman" w:cs="Times New Roman"/>
                <w:sz w:val="24"/>
                <w:szCs w:val="24"/>
                <w:rPrChange w:id="792" w:author="Usman Sohail" w:date="2020-05-22T04:51:00Z">
                  <w:rPr>
                    <w:rFonts w:ascii="Times New Roman" w:hAnsi="Times New Roman" w:cs="Times New Roman"/>
                  </w:rPr>
                </w:rPrChange>
              </w:rPr>
              <w:t>4046</w:t>
            </w:r>
          </w:p>
        </w:tc>
      </w:tr>
    </w:tbl>
    <w:p w14:paraId="0D83D00E" w14:textId="23741854" w:rsidR="00057AA5" w:rsidRPr="00963407" w:rsidDel="00A51DAD" w:rsidRDefault="00057AA5">
      <w:pPr>
        <w:pStyle w:val="Heading2"/>
        <w:numPr>
          <w:ilvl w:val="1"/>
          <w:numId w:val="5"/>
        </w:numPr>
        <w:tabs>
          <w:tab w:val="left" w:pos="732"/>
          <w:tab w:val="left" w:pos="733"/>
        </w:tabs>
        <w:spacing w:before="1"/>
        <w:rPr>
          <w:del w:id="793" w:author="Usman Sohail" w:date="2020-05-22T04:51:00Z"/>
          <w:rFonts w:ascii="Times New Roman" w:hAnsi="Times New Roman" w:cs="Times New Roman"/>
        </w:rPr>
        <w:pPrChange w:id="794" w:author="Usman Sohail" w:date="2020-05-22T04:51:00Z">
          <w:pPr>
            <w:pStyle w:val="Heading2"/>
            <w:tabs>
              <w:tab w:val="left" w:pos="732"/>
              <w:tab w:val="left" w:pos="733"/>
            </w:tabs>
            <w:spacing w:before="1"/>
          </w:pPr>
        </w:pPrChange>
      </w:pPr>
    </w:p>
    <w:p w14:paraId="51287B3A" w14:textId="6F0135D8" w:rsidR="001007D5" w:rsidRPr="00963407" w:rsidRDefault="001007D5">
      <w:pPr>
        <w:pStyle w:val="Heading2"/>
        <w:numPr>
          <w:ilvl w:val="1"/>
          <w:numId w:val="5"/>
        </w:numPr>
        <w:tabs>
          <w:tab w:val="left" w:pos="732"/>
          <w:tab w:val="left" w:pos="733"/>
        </w:tabs>
        <w:spacing w:before="1"/>
        <w:rPr>
          <w:rFonts w:ascii="Times New Roman" w:hAnsi="Times New Roman" w:cs="Times New Roman"/>
        </w:rPr>
        <w:pPrChange w:id="795" w:author="Usman Sohail" w:date="2020-05-22T04:51:00Z">
          <w:pPr>
            <w:pStyle w:val="Heading2"/>
            <w:numPr>
              <w:ilvl w:val="1"/>
              <w:numId w:val="21"/>
            </w:numPr>
            <w:tabs>
              <w:tab w:val="left" w:pos="732"/>
              <w:tab w:val="left" w:pos="733"/>
            </w:tabs>
            <w:spacing w:before="1"/>
            <w:ind w:left="479" w:hanging="360"/>
          </w:pPr>
        </w:pPrChange>
      </w:pPr>
      <w:r w:rsidRPr="00963407">
        <w:rPr>
          <w:rFonts w:ascii="Times New Roman" w:hAnsi="Times New Roman" w:cs="Times New Roman"/>
        </w:rPr>
        <w:t>Linear SVC Using TF-IDF Vectorizer</w:t>
      </w:r>
      <w:ins w:id="796" w:author="Usman Sohail" w:date="2020-05-22T04:51:00Z">
        <w:r w:rsidR="00A51DAD">
          <w:rPr>
            <w:rFonts w:ascii="Times New Roman" w:hAnsi="Times New Roman" w:cs="Times New Roman"/>
          </w:rPr>
          <w:t>:</w:t>
        </w:r>
      </w:ins>
      <w:del w:id="797" w:author="Usman Sohail" w:date="2020-05-22T04:51:00Z">
        <w:r w:rsidRPr="00963407" w:rsidDel="00A51DAD">
          <w:rPr>
            <w:rFonts w:ascii="Times New Roman" w:hAnsi="Times New Roman" w:cs="Times New Roman"/>
          </w:rPr>
          <w:delText xml:space="preserve"> </w:delText>
        </w:r>
      </w:del>
    </w:p>
    <w:p w14:paraId="190C38DD" w14:textId="1C7B939C" w:rsidR="001007D5" w:rsidRDefault="001007D5" w:rsidP="001007D5">
      <w:pPr>
        <w:pStyle w:val="BodyText"/>
        <w:rPr>
          <w:ins w:id="798" w:author="Usman Sohail" w:date="2020-05-22T04:51:00Z"/>
          <w:rFonts w:ascii="Times New Roman" w:hAnsi="Times New Roman" w:cs="Times New Roman"/>
          <w:sz w:val="24"/>
          <w:szCs w:val="24"/>
        </w:rPr>
      </w:pPr>
      <w:r w:rsidRPr="00963407">
        <w:rPr>
          <w:rFonts w:ascii="Times New Roman" w:hAnsi="Times New Roman" w:cs="Times New Roman"/>
        </w:rPr>
        <w:t xml:space="preserve">  </w:t>
      </w:r>
      <w:r w:rsidRPr="00A51DAD">
        <w:rPr>
          <w:rFonts w:ascii="Times New Roman" w:hAnsi="Times New Roman" w:cs="Times New Roman"/>
          <w:sz w:val="24"/>
          <w:szCs w:val="24"/>
          <w:rPrChange w:id="799" w:author="Usman Sohail" w:date="2020-05-22T04:51:00Z">
            <w:rPr>
              <w:rFonts w:ascii="Times New Roman" w:hAnsi="Times New Roman" w:cs="Times New Roman"/>
            </w:rPr>
          </w:rPrChange>
        </w:rPr>
        <w:t>We obtained the following accuracy on training and testing data as shown in the table below:</w:t>
      </w:r>
    </w:p>
    <w:p w14:paraId="4BDA9021" w14:textId="77777777" w:rsidR="00A51DAD" w:rsidRPr="00A51DAD" w:rsidRDefault="00A51DAD" w:rsidP="001007D5">
      <w:pPr>
        <w:pStyle w:val="BodyText"/>
        <w:rPr>
          <w:rFonts w:ascii="Times New Roman" w:hAnsi="Times New Roman" w:cs="Times New Roman"/>
          <w:sz w:val="24"/>
          <w:szCs w:val="24"/>
          <w:rPrChange w:id="800" w:author="Usman Sohail" w:date="2020-05-22T04:51: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801" w:author="Usman Sohail" w:date="2020-05-22T05:24:00Z">
          <w:tblPr>
            <w:tblStyle w:val="TableGrid"/>
            <w:tblW w:w="0" w:type="auto"/>
            <w:tblInd w:w="90" w:type="dxa"/>
            <w:tblLook w:val="04A0" w:firstRow="1" w:lastRow="0" w:firstColumn="1" w:lastColumn="0" w:noHBand="0" w:noVBand="1"/>
          </w:tblPr>
        </w:tblPrChange>
      </w:tblPr>
      <w:tblGrid>
        <w:gridCol w:w="3568"/>
        <w:gridCol w:w="3236"/>
        <w:tblGridChange w:id="802">
          <w:tblGrid>
            <w:gridCol w:w="4749"/>
            <w:gridCol w:w="4751"/>
          </w:tblGrid>
        </w:tblGridChange>
      </w:tblGrid>
      <w:tr w:rsidR="001007D5" w:rsidRPr="00A51DAD" w14:paraId="59870250" w14:textId="77777777" w:rsidTr="00A91E5A">
        <w:tc>
          <w:tcPr>
            <w:tcW w:w="3568" w:type="dxa"/>
            <w:tcPrChange w:id="803" w:author="Usman Sohail" w:date="2020-05-22T05:24:00Z">
              <w:tcPr>
                <w:tcW w:w="4795" w:type="dxa"/>
              </w:tcPr>
            </w:tcPrChange>
          </w:tcPr>
          <w:p w14:paraId="04EE3322" w14:textId="77777777" w:rsidR="001007D5" w:rsidRPr="00A51DAD" w:rsidRDefault="001007D5">
            <w:pPr>
              <w:pStyle w:val="BodyText"/>
              <w:jc w:val="center"/>
              <w:rPr>
                <w:rFonts w:ascii="Times New Roman" w:hAnsi="Times New Roman" w:cs="Times New Roman"/>
                <w:sz w:val="24"/>
                <w:szCs w:val="24"/>
                <w:rPrChange w:id="804" w:author="Usman Sohail" w:date="2020-05-22T04:51:00Z">
                  <w:rPr>
                    <w:rFonts w:ascii="Times New Roman" w:hAnsi="Times New Roman" w:cs="Times New Roman"/>
                  </w:rPr>
                </w:rPrChange>
              </w:rPr>
              <w:pPrChange w:id="805" w:author="Usman Sohail" w:date="2020-05-22T04:51:00Z">
                <w:pPr>
                  <w:pStyle w:val="BodyText"/>
                </w:pPr>
              </w:pPrChange>
            </w:pPr>
            <w:r w:rsidRPr="00A51DAD">
              <w:rPr>
                <w:rFonts w:ascii="Times New Roman" w:hAnsi="Times New Roman" w:cs="Times New Roman"/>
                <w:sz w:val="24"/>
                <w:szCs w:val="24"/>
                <w:rPrChange w:id="806" w:author="Usman Sohail" w:date="2020-05-22T04:51:00Z">
                  <w:rPr>
                    <w:rFonts w:ascii="Times New Roman" w:hAnsi="Times New Roman" w:cs="Times New Roman"/>
                  </w:rPr>
                </w:rPrChange>
              </w:rPr>
              <w:t>Data</w:t>
            </w:r>
          </w:p>
        </w:tc>
        <w:tc>
          <w:tcPr>
            <w:tcW w:w="3236" w:type="dxa"/>
            <w:tcPrChange w:id="807" w:author="Usman Sohail" w:date="2020-05-22T05:24:00Z">
              <w:tcPr>
                <w:tcW w:w="4795" w:type="dxa"/>
              </w:tcPr>
            </w:tcPrChange>
          </w:tcPr>
          <w:p w14:paraId="412C3F59" w14:textId="77777777" w:rsidR="001007D5" w:rsidRPr="00A51DAD" w:rsidRDefault="001007D5">
            <w:pPr>
              <w:pStyle w:val="BodyText"/>
              <w:jc w:val="center"/>
              <w:rPr>
                <w:rFonts w:ascii="Times New Roman" w:hAnsi="Times New Roman" w:cs="Times New Roman"/>
                <w:sz w:val="24"/>
                <w:szCs w:val="24"/>
                <w:rPrChange w:id="808" w:author="Usman Sohail" w:date="2020-05-22T04:51:00Z">
                  <w:rPr>
                    <w:rFonts w:ascii="Times New Roman" w:hAnsi="Times New Roman" w:cs="Times New Roman"/>
                  </w:rPr>
                </w:rPrChange>
              </w:rPr>
              <w:pPrChange w:id="809" w:author="Usman Sohail" w:date="2020-05-22T04:51:00Z">
                <w:pPr>
                  <w:pStyle w:val="BodyText"/>
                </w:pPr>
              </w:pPrChange>
            </w:pPr>
            <w:r w:rsidRPr="00A51DAD">
              <w:rPr>
                <w:rFonts w:ascii="Times New Roman" w:hAnsi="Times New Roman" w:cs="Times New Roman"/>
                <w:sz w:val="24"/>
                <w:szCs w:val="24"/>
                <w:rPrChange w:id="810" w:author="Usman Sohail" w:date="2020-05-22T04:51:00Z">
                  <w:rPr>
                    <w:rFonts w:ascii="Times New Roman" w:hAnsi="Times New Roman" w:cs="Times New Roman"/>
                  </w:rPr>
                </w:rPrChange>
              </w:rPr>
              <w:t>Mean Accuracy</w:t>
            </w:r>
          </w:p>
        </w:tc>
      </w:tr>
      <w:tr w:rsidR="001007D5" w:rsidRPr="00A51DAD" w14:paraId="13FC7DD7" w14:textId="77777777" w:rsidTr="00A91E5A">
        <w:tc>
          <w:tcPr>
            <w:tcW w:w="3568" w:type="dxa"/>
            <w:tcPrChange w:id="811" w:author="Usman Sohail" w:date="2020-05-22T05:24:00Z">
              <w:tcPr>
                <w:tcW w:w="4795" w:type="dxa"/>
              </w:tcPr>
            </w:tcPrChange>
          </w:tcPr>
          <w:p w14:paraId="2B708DC2" w14:textId="77777777" w:rsidR="001007D5" w:rsidRPr="00A51DAD" w:rsidRDefault="001007D5">
            <w:pPr>
              <w:pStyle w:val="BodyText"/>
              <w:jc w:val="center"/>
              <w:rPr>
                <w:rFonts w:ascii="Times New Roman" w:hAnsi="Times New Roman" w:cs="Times New Roman"/>
                <w:sz w:val="24"/>
                <w:szCs w:val="24"/>
                <w:rPrChange w:id="812" w:author="Usman Sohail" w:date="2020-05-22T04:51:00Z">
                  <w:rPr>
                    <w:rFonts w:ascii="Times New Roman" w:hAnsi="Times New Roman" w:cs="Times New Roman"/>
                  </w:rPr>
                </w:rPrChange>
              </w:rPr>
              <w:pPrChange w:id="813" w:author="Usman Sohail" w:date="2020-05-22T04:51:00Z">
                <w:pPr>
                  <w:pStyle w:val="BodyText"/>
                </w:pPr>
              </w:pPrChange>
            </w:pPr>
            <w:r w:rsidRPr="00A51DAD">
              <w:rPr>
                <w:rFonts w:ascii="Times New Roman" w:hAnsi="Times New Roman" w:cs="Times New Roman"/>
                <w:sz w:val="24"/>
                <w:szCs w:val="24"/>
                <w:rPrChange w:id="814" w:author="Usman Sohail" w:date="2020-05-22T04:51:00Z">
                  <w:rPr>
                    <w:rFonts w:ascii="Times New Roman" w:hAnsi="Times New Roman" w:cs="Times New Roman"/>
                  </w:rPr>
                </w:rPrChange>
              </w:rPr>
              <w:t>Training Data</w:t>
            </w:r>
          </w:p>
        </w:tc>
        <w:tc>
          <w:tcPr>
            <w:tcW w:w="3236" w:type="dxa"/>
            <w:tcPrChange w:id="815" w:author="Usman Sohail" w:date="2020-05-22T05:24:00Z">
              <w:tcPr>
                <w:tcW w:w="4795" w:type="dxa"/>
              </w:tcPr>
            </w:tcPrChange>
          </w:tcPr>
          <w:p w14:paraId="17FB0506" w14:textId="77777777" w:rsidR="001007D5" w:rsidRPr="00A51DAD" w:rsidRDefault="001007D5">
            <w:pPr>
              <w:pStyle w:val="BodyText"/>
              <w:jc w:val="center"/>
              <w:rPr>
                <w:rFonts w:ascii="Times New Roman" w:hAnsi="Times New Roman" w:cs="Times New Roman"/>
                <w:sz w:val="24"/>
                <w:szCs w:val="24"/>
                <w:rPrChange w:id="816" w:author="Usman Sohail" w:date="2020-05-22T04:51:00Z">
                  <w:rPr>
                    <w:rFonts w:ascii="Times New Roman" w:hAnsi="Times New Roman" w:cs="Times New Roman"/>
                  </w:rPr>
                </w:rPrChange>
              </w:rPr>
              <w:pPrChange w:id="817" w:author="Usman Sohail" w:date="2020-05-22T04:51:00Z">
                <w:pPr>
                  <w:pStyle w:val="BodyText"/>
                </w:pPr>
              </w:pPrChange>
            </w:pPr>
            <w:r w:rsidRPr="00A51DAD">
              <w:rPr>
                <w:rFonts w:ascii="Times New Roman" w:hAnsi="Times New Roman" w:cs="Times New Roman"/>
                <w:sz w:val="24"/>
                <w:szCs w:val="24"/>
                <w:rPrChange w:id="818" w:author="Usman Sohail" w:date="2020-05-22T04:51:00Z">
                  <w:rPr>
                    <w:rFonts w:ascii="Times New Roman" w:hAnsi="Times New Roman" w:cs="Times New Roman"/>
                  </w:rPr>
                </w:rPrChange>
              </w:rPr>
              <w:t>96.79</w:t>
            </w:r>
          </w:p>
        </w:tc>
      </w:tr>
      <w:tr w:rsidR="001007D5" w:rsidRPr="00A51DAD" w14:paraId="0236C4CB" w14:textId="77777777" w:rsidTr="00A91E5A">
        <w:tc>
          <w:tcPr>
            <w:tcW w:w="3568" w:type="dxa"/>
            <w:tcPrChange w:id="819" w:author="Usman Sohail" w:date="2020-05-22T05:24:00Z">
              <w:tcPr>
                <w:tcW w:w="4795" w:type="dxa"/>
              </w:tcPr>
            </w:tcPrChange>
          </w:tcPr>
          <w:p w14:paraId="58745F98" w14:textId="77777777" w:rsidR="001007D5" w:rsidRPr="00A51DAD" w:rsidRDefault="001007D5">
            <w:pPr>
              <w:pStyle w:val="BodyText"/>
              <w:jc w:val="center"/>
              <w:rPr>
                <w:rFonts w:ascii="Times New Roman" w:hAnsi="Times New Roman" w:cs="Times New Roman"/>
                <w:sz w:val="24"/>
                <w:szCs w:val="24"/>
                <w:rPrChange w:id="820" w:author="Usman Sohail" w:date="2020-05-22T04:51:00Z">
                  <w:rPr>
                    <w:rFonts w:ascii="Times New Roman" w:hAnsi="Times New Roman" w:cs="Times New Roman"/>
                  </w:rPr>
                </w:rPrChange>
              </w:rPr>
              <w:pPrChange w:id="821" w:author="Usman Sohail" w:date="2020-05-22T04:51:00Z">
                <w:pPr>
                  <w:pStyle w:val="BodyText"/>
                </w:pPr>
              </w:pPrChange>
            </w:pPr>
            <w:r w:rsidRPr="00A51DAD">
              <w:rPr>
                <w:rFonts w:ascii="Times New Roman" w:hAnsi="Times New Roman" w:cs="Times New Roman"/>
                <w:sz w:val="24"/>
                <w:szCs w:val="24"/>
                <w:rPrChange w:id="822" w:author="Usman Sohail" w:date="2020-05-22T04:51:00Z">
                  <w:rPr>
                    <w:rFonts w:ascii="Times New Roman" w:hAnsi="Times New Roman" w:cs="Times New Roman"/>
                  </w:rPr>
                </w:rPrChange>
              </w:rPr>
              <w:t>Testing Data</w:t>
            </w:r>
          </w:p>
        </w:tc>
        <w:tc>
          <w:tcPr>
            <w:tcW w:w="3236" w:type="dxa"/>
            <w:tcPrChange w:id="823" w:author="Usman Sohail" w:date="2020-05-22T05:24:00Z">
              <w:tcPr>
                <w:tcW w:w="4795" w:type="dxa"/>
              </w:tcPr>
            </w:tcPrChange>
          </w:tcPr>
          <w:p w14:paraId="038436CB" w14:textId="77777777" w:rsidR="001007D5" w:rsidRPr="00A51DAD" w:rsidRDefault="001007D5">
            <w:pPr>
              <w:pStyle w:val="BodyText"/>
              <w:jc w:val="center"/>
              <w:rPr>
                <w:rFonts w:ascii="Times New Roman" w:hAnsi="Times New Roman" w:cs="Times New Roman"/>
                <w:sz w:val="24"/>
                <w:szCs w:val="24"/>
                <w:rPrChange w:id="824" w:author="Usman Sohail" w:date="2020-05-22T04:51:00Z">
                  <w:rPr>
                    <w:rFonts w:ascii="Times New Roman" w:hAnsi="Times New Roman" w:cs="Times New Roman"/>
                  </w:rPr>
                </w:rPrChange>
              </w:rPr>
              <w:pPrChange w:id="825" w:author="Usman Sohail" w:date="2020-05-22T04:51:00Z">
                <w:pPr>
                  <w:pStyle w:val="BodyText"/>
                </w:pPr>
              </w:pPrChange>
            </w:pPr>
            <w:r w:rsidRPr="00A51DAD">
              <w:rPr>
                <w:rFonts w:ascii="Times New Roman" w:hAnsi="Times New Roman" w:cs="Times New Roman"/>
                <w:sz w:val="24"/>
                <w:szCs w:val="24"/>
                <w:rPrChange w:id="826" w:author="Usman Sohail" w:date="2020-05-22T04:51:00Z">
                  <w:rPr>
                    <w:rFonts w:ascii="Times New Roman" w:hAnsi="Times New Roman" w:cs="Times New Roman"/>
                  </w:rPr>
                </w:rPrChange>
              </w:rPr>
              <w:t>65.99</w:t>
            </w:r>
          </w:p>
        </w:tc>
      </w:tr>
    </w:tbl>
    <w:p w14:paraId="1C5B2B91" w14:textId="77777777" w:rsidR="00A51DAD" w:rsidRDefault="00A51DAD" w:rsidP="00A51DAD">
      <w:pPr>
        <w:pStyle w:val="BodyText"/>
        <w:rPr>
          <w:ins w:id="827" w:author="Usman Sohail" w:date="2020-05-22T04:51:00Z"/>
          <w:rFonts w:ascii="Times New Roman" w:hAnsi="Times New Roman" w:cs="Times New Roman"/>
          <w:sz w:val="24"/>
          <w:szCs w:val="24"/>
        </w:rPr>
      </w:pPr>
    </w:p>
    <w:p w14:paraId="0A285852" w14:textId="15ACAC50" w:rsidR="001007D5" w:rsidRPr="00A51DAD" w:rsidRDefault="001007D5">
      <w:pPr>
        <w:pStyle w:val="BodyText"/>
        <w:rPr>
          <w:rFonts w:ascii="Times New Roman" w:hAnsi="Times New Roman" w:cs="Times New Roman"/>
          <w:sz w:val="24"/>
          <w:szCs w:val="24"/>
          <w:rPrChange w:id="828" w:author="Usman Sohail" w:date="2020-05-22T04:51:00Z">
            <w:rPr>
              <w:rFonts w:ascii="Times New Roman" w:hAnsi="Times New Roman" w:cs="Times New Roman"/>
            </w:rPr>
          </w:rPrChange>
        </w:rPr>
        <w:pPrChange w:id="829" w:author="Usman Sohail" w:date="2020-05-22T04:51:00Z">
          <w:pPr>
            <w:pStyle w:val="BodyText"/>
            <w:ind w:firstLine="360"/>
          </w:pPr>
        </w:pPrChange>
      </w:pPr>
      <w:r w:rsidRPr="00A51DAD">
        <w:rPr>
          <w:rFonts w:ascii="Times New Roman" w:hAnsi="Times New Roman" w:cs="Times New Roman"/>
          <w:sz w:val="24"/>
          <w:szCs w:val="24"/>
          <w:rPrChange w:id="830" w:author="Usman Sohail" w:date="2020-05-22T04:51:00Z">
            <w:rPr>
              <w:rFonts w:ascii="Times New Roman" w:hAnsi="Times New Roman" w:cs="Times New Roman"/>
            </w:rPr>
          </w:rPrChange>
        </w:rPr>
        <w:t>The following confusion matrix is generated:</w:t>
      </w:r>
    </w:p>
    <w:p w14:paraId="48D0FA96" w14:textId="77777777" w:rsidR="001007D5" w:rsidRPr="00963407" w:rsidRDefault="001007D5">
      <w:pPr>
        <w:pStyle w:val="BodyText"/>
        <w:jc w:val="center"/>
        <w:rPr>
          <w:rFonts w:ascii="Times New Roman" w:hAnsi="Times New Roman" w:cs="Times New Roman"/>
        </w:rPr>
        <w:pPrChange w:id="831" w:author="Usman Sohail" w:date="2020-05-22T04:51:00Z">
          <w:pPr>
            <w:pStyle w:val="BodyText"/>
          </w:pPr>
        </w:pPrChange>
      </w:pPr>
      <w:r w:rsidRPr="00963407">
        <w:rPr>
          <w:rFonts w:ascii="Times New Roman" w:hAnsi="Times New Roman" w:cs="Times New Roman"/>
          <w:noProof/>
        </w:rPr>
        <w:drawing>
          <wp:inline distT="0" distB="0" distL="0" distR="0" wp14:anchorId="08E1E08F" wp14:editId="5641EBEB">
            <wp:extent cx="5273040" cy="5049116"/>
            <wp:effectExtent l="0" t="0" r="3810" b="0"/>
            <wp:docPr id="36" name="Picture 36" descr="C:\Users\Dyass\AppData\Local\Microsoft\Windows\INetCache\Content.MSO\34741E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yass\AppData\Local\Microsoft\Windows\INetCache\Content.MSO\34741E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181" cy="5061699"/>
                    </a:xfrm>
                    <a:prstGeom prst="rect">
                      <a:avLst/>
                    </a:prstGeom>
                    <a:noFill/>
                    <a:ln>
                      <a:noFill/>
                    </a:ln>
                  </pic:spPr>
                </pic:pic>
              </a:graphicData>
            </a:graphic>
          </wp:inline>
        </w:drawing>
      </w:r>
    </w:p>
    <w:p w14:paraId="142A3130" w14:textId="77777777" w:rsidR="001007D5" w:rsidRPr="00A51DAD" w:rsidRDefault="001007D5" w:rsidP="001007D5">
      <w:pPr>
        <w:pStyle w:val="BodyText"/>
        <w:rPr>
          <w:rFonts w:ascii="Times New Roman" w:hAnsi="Times New Roman" w:cs="Times New Roman"/>
          <w:sz w:val="24"/>
          <w:szCs w:val="24"/>
          <w:rPrChange w:id="832" w:author="Usman Sohail" w:date="2020-05-22T04:52:00Z">
            <w:rPr>
              <w:rFonts w:ascii="Times New Roman" w:hAnsi="Times New Roman" w:cs="Times New Roman"/>
            </w:rPr>
          </w:rPrChange>
        </w:rPr>
      </w:pPr>
      <w:r w:rsidRPr="00A51DAD">
        <w:rPr>
          <w:rFonts w:ascii="Times New Roman" w:hAnsi="Times New Roman" w:cs="Times New Roman"/>
          <w:sz w:val="24"/>
          <w:szCs w:val="24"/>
          <w:rPrChange w:id="833" w:author="Usman Sohail" w:date="2020-05-22T04:52:00Z">
            <w:rPr>
              <w:rFonts w:ascii="Times New Roman" w:hAnsi="Times New Roman" w:cs="Times New Roman"/>
            </w:rPr>
          </w:rPrChange>
        </w:rPr>
        <w:t>The following classification reports is obtained:</w:t>
      </w:r>
    </w:p>
    <w:p w14:paraId="31ADCDCA" w14:textId="77777777" w:rsidR="001007D5" w:rsidRPr="00A51DAD" w:rsidRDefault="001007D5" w:rsidP="001007D5">
      <w:pPr>
        <w:pStyle w:val="BodyText"/>
        <w:rPr>
          <w:rFonts w:ascii="Times New Roman" w:hAnsi="Times New Roman" w:cs="Times New Roman"/>
          <w:sz w:val="24"/>
          <w:szCs w:val="24"/>
          <w:rPrChange w:id="834" w:author="Usman Sohail" w:date="2020-05-22T04:52: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1007D5" w:rsidRPr="00A51DAD" w14:paraId="6A5D11C1" w14:textId="77777777" w:rsidTr="00E82921">
        <w:tc>
          <w:tcPr>
            <w:tcW w:w="1810" w:type="dxa"/>
          </w:tcPr>
          <w:p w14:paraId="73BC7F91" w14:textId="77777777" w:rsidR="001007D5" w:rsidRPr="00A51DAD" w:rsidRDefault="001007D5">
            <w:pPr>
              <w:pStyle w:val="BodyText"/>
              <w:jc w:val="center"/>
              <w:rPr>
                <w:rFonts w:ascii="Times New Roman" w:hAnsi="Times New Roman" w:cs="Times New Roman"/>
                <w:sz w:val="24"/>
                <w:szCs w:val="24"/>
                <w:rPrChange w:id="835" w:author="Usman Sohail" w:date="2020-05-22T04:52:00Z">
                  <w:rPr>
                    <w:rFonts w:ascii="Times New Roman" w:hAnsi="Times New Roman" w:cs="Times New Roman"/>
                  </w:rPr>
                </w:rPrChange>
              </w:rPr>
              <w:pPrChange w:id="836" w:author="Usman Sohail" w:date="2020-05-22T04:52:00Z">
                <w:pPr>
                  <w:pStyle w:val="BodyText"/>
                </w:pPr>
              </w:pPrChange>
            </w:pPr>
          </w:p>
        </w:tc>
        <w:tc>
          <w:tcPr>
            <w:tcW w:w="2007" w:type="dxa"/>
          </w:tcPr>
          <w:p w14:paraId="2176DEEE" w14:textId="77777777" w:rsidR="001007D5" w:rsidRPr="00A51DAD" w:rsidRDefault="001007D5">
            <w:pPr>
              <w:pStyle w:val="BodyText"/>
              <w:jc w:val="center"/>
              <w:rPr>
                <w:rFonts w:ascii="Times New Roman" w:hAnsi="Times New Roman" w:cs="Times New Roman"/>
                <w:sz w:val="24"/>
                <w:szCs w:val="24"/>
                <w:rPrChange w:id="837" w:author="Usman Sohail" w:date="2020-05-22T04:52:00Z">
                  <w:rPr>
                    <w:rFonts w:ascii="Times New Roman" w:hAnsi="Times New Roman" w:cs="Times New Roman"/>
                  </w:rPr>
                </w:rPrChange>
              </w:rPr>
              <w:pPrChange w:id="838" w:author="Usman Sohail" w:date="2020-05-22T04:52:00Z">
                <w:pPr>
                  <w:pStyle w:val="BodyText"/>
                </w:pPr>
              </w:pPrChange>
            </w:pPr>
            <w:r w:rsidRPr="00A51DAD">
              <w:rPr>
                <w:rFonts w:ascii="Times New Roman" w:hAnsi="Times New Roman" w:cs="Times New Roman"/>
                <w:sz w:val="24"/>
                <w:szCs w:val="24"/>
                <w:rPrChange w:id="839" w:author="Usman Sohail" w:date="2020-05-22T04:52:00Z">
                  <w:rPr>
                    <w:rFonts w:ascii="Times New Roman" w:hAnsi="Times New Roman" w:cs="Times New Roman"/>
                  </w:rPr>
                </w:rPrChange>
              </w:rPr>
              <w:t>Precision</w:t>
            </w:r>
          </w:p>
        </w:tc>
        <w:tc>
          <w:tcPr>
            <w:tcW w:w="1938" w:type="dxa"/>
          </w:tcPr>
          <w:p w14:paraId="685310AC" w14:textId="77777777" w:rsidR="001007D5" w:rsidRPr="00A51DAD" w:rsidRDefault="001007D5">
            <w:pPr>
              <w:pStyle w:val="BodyText"/>
              <w:jc w:val="center"/>
              <w:rPr>
                <w:rFonts w:ascii="Times New Roman" w:hAnsi="Times New Roman" w:cs="Times New Roman"/>
                <w:sz w:val="24"/>
                <w:szCs w:val="24"/>
                <w:rPrChange w:id="840" w:author="Usman Sohail" w:date="2020-05-22T04:52:00Z">
                  <w:rPr>
                    <w:rFonts w:ascii="Times New Roman" w:hAnsi="Times New Roman" w:cs="Times New Roman"/>
                  </w:rPr>
                </w:rPrChange>
              </w:rPr>
              <w:pPrChange w:id="841" w:author="Usman Sohail" w:date="2020-05-22T04:52:00Z">
                <w:pPr>
                  <w:pStyle w:val="BodyText"/>
                </w:pPr>
              </w:pPrChange>
            </w:pPr>
            <w:r w:rsidRPr="00A51DAD">
              <w:rPr>
                <w:rFonts w:ascii="Times New Roman" w:hAnsi="Times New Roman" w:cs="Times New Roman"/>
                <w:sz w:val="24"/>
                <w:szCs w:val="24"/>
                <w:rPrChange w:id="842" w:author="Usman Sohail" w:date="2020-05-22T04:52:00Z">
                  <w:rPr>
                    <w:rFonts w:ascii="Times New Roman" w:hAnsi="Times New Roman" w:cs="Times New Roman"/>
                  </w:rPr>
                </w:rPrChange>
              </w:rPr>
              <w:t>Recall</w:t>
            </w:r>
          </w:p>
        </w:tc>
        <w:tc>
          <w:tcPr>
            <w:tcW w:w="1931" w:type="dxa"/>
          </w:tcPr>
          <w:p w14:paraId="55B389DF" w14:textId="77777777" w:rsidR="001007D5" w:rsidRPr="00A51DAD" w:rsidRDefault="001007D5">
            <w:pPr>
              <w:pStyle w:val="BodyText"/>
              <w:jc w:val="center"/>
              <w:rPr>
                <w:rFonts w:ascii="Times New Roman" w:hAnsi="Times New Roman" w:cs="Times New Roman"/>
                <w:sz w:val="24"/>
                <w:szCs w:val="24"/>
                <w:rPrChange w:id="843" w:author="Usman Sohail" w:date="2020-05-22T04:52:00Z">
                  <w:rPr>
                    <w:rFonts w:ascii="Times New Roman" w:hAnsi="Times New Roman" w:cs="Times New Roman"/>
                  </w:rPr>
                </w:rPrChange>
              </w:rPr>
              <w:pPrChange w:id="844" w:author="Usman Sohail" w:date="2020-05-22T04:52:00Z">
                <w:pPr>
                  <w:pStyle w:val="BodyText"/>
                </w:pPr>
              </w:pPrChange>
            </w:pPr>
            <w:r w:rsidRPr="00A51DAD">
              <w:rPr>
                <w:rFonts w:ascii="Times New Roman" w:hAnsi="Times New Roman" w:cs="Times New Roman"/>
                <w:sz w:val="24"/>
                <w:szCs w:val="24"/>
                <w:rPrChange w:id="845" w:author="Usman Sohail" w:date="2020-05-22T04:52:00Z">
                  <w:rPr>
                    <w:rFonts w:ascii="Times New Roman" w:hAnsi="Times New Roman" w:cs="Times New Roman"/>
                  </w:rPr>
                </w:rPrChange>
              </w:rPr>
              <w:t>F1-Score</w:t>
            </w:r>
          </w:p>
        </w:tc>
        <w:tc>
          <w:tcPr>
            <w:tcW w:w="1814" w:type="dxa"/>
          </w:tcPr>
          <w:p w14:paraId="63BD25B9" w14:textId="77777777" w:rsidR="001007D5" w:rsidRPr="00A51DAD" w:rsidRDefault="001007D5">
            <w:pPr>
              <w:pStyle w:val="BodyText"/>
              <w:jc w:val="center"/>
              <w:rPr>
                <w:rFonts w:ascii="Times New Roman" w:hAnsi="Times New Roman" w:cs="Times New Roman"/>
                <w:sz w:val="24"/>
                <w:szCs w:val="24"/>
                <w:rPrChange w:id="846" w:author="Usman Sohail" w:date="2020-05-22T04:52:00Z">
                  <w:rPr>
                    <w:rFonts w:ascii="Times New Roman" w:hAnsi="Times New Roman" w:cs="Times New Roman"/>
                  </w:rPr>
                </w:rPrChange>
              </w:rPr>
              <w:pPrChange w:id="847" w:author="Usman Sohail" w:date="2020-05-22T04:52:00Z">
                <w:pPr>
                  <w:pStyle w:val="BodyText"/>
                </w:pPr>
              </w:pPrChange>
            </w:pPr>
            <w:r w:rsidRPr="00A51DAD">
              <w:rPr>
                <w:rFonts w:ascii="Times New Roman" w:hAnsi="Times New Roman" w:cs="Times New Roman"/>
                <w:sz w:val="24"/>
                <w:szCs w:val="24"/>
                <w:rPrChange w:id="848" w:author="Usman Sohail" w:date="2020-05-22T04:52:00Z">
                  <w:rPr>
                    <w:rFonts w:ascii="Times New Roman" w:hAnsi="Times New Roman" w:cs="Times New Roman"/>
                  </w:rPr>
                </w:rPrChange>
              </w:rPr>
              <w:t>Support</w:t>
            </w:r>
          </w:p>
        </w:tc>
      </w:tr>
      <w:tr w:rsidR="001007D5" w:rsidRPr="00A51DAD" w14:paraId="484389AF" w14:textId="77777777" w:rsidTr="00E82921">
        <w:tc>
          <w:tcPr>
            <w:tcW w:w="1810" w:type="dxa"/>
          </w:tcPr>
          <w:p w14:paraId="0F7F1A5E" w14:textId="77777777" w:rsidR="001007D5" w:rsidRPr="00A51DAD" w:rsidRDefault="001007D5">
            <w:pPr>
              <w:pStyle w:val="BodyText"/>
              <w:jc w:val="center"/>
              <w:rPr>
                <w:rFonts w:ascii="Times New Roman" w:hAnsi="Times New Roman" w:cs="Times New Roman"/>
                <w:sz w:val="24"/>
                <w:szCs w:val="24"/>
                <w:rPrChange w:id="849" w:author="Usman Sohail" w:date="2020-05-22T04:52:00Z">
                  <w:rPr>
                    <w:rFonts w:ascii="Times New Roman" w:hAnsi="Times New Roman" w:cs="Times New Roman"/>
                  </w:rPr>
                </w:rPrChange>
              </w:rPr>
              <w:pPrChange w:id="850" w:author="Usman Sohail" w:date="2020-05-22T04:52:00Z">
                <w:pPr>
                  <w:pStyle w:val="BodyText"/>
                </w:pPr>
              </w:pPrChange>
            </w:pPr>
            <w:r w:rsidRPr="00A51DAD">
              <w:rPr>
                <w:rFonts w:ascii="Times New Roman" w:hAnsi="Times New Roman" w:cs="Times New Roman"/>
                <w:sz w:val="24"/>
                <w:szCs w:val="24"/>
                <w:rPrChange w:id="851" w:author="Usman Sohail" w:date="2020-05-22T04:52:00Z">
                  <w:rPr>
                    <w:rFonts w:ascii="Times New Roman" w:hAnsi="Times New Roman" w:cs="Times New Roman"/>
                  </w:rPr>
                </w:rPrChange>
              </w:rPr>
              <w:t>Negative</w:t>
            </w:r>
          </w:p>
        </w:tc>
        <w:tc>
          <w:tcPr>
            <w:tcW w:w="2007" w:type="dxa"/>
          </w:tcPr>
          <w:p w14:paraId="1A23484A" w14:textId="77777777" w:rsidR="001007D5" w:rsidRPr="00A51DAD" w:rsidRDefault="001007D5">
            <w:pPr>
              <w:pStyle w:val="BodyText"/>
              <w:jc w:val="center"/>
              <w:rPr>
                <w:rFonts w:ascii="Times New Roman" w:hAnsi="Times New Roman" w:cs="Times New Roman"/>
                <w:sz w:val="24"/>
                <w:szCs w:val="24"/>
                <w:rPrChange w:id="852" w:author="Usman Sohail" w:date="2020-05-22T04:52:00Z">
                  <w:rPr>
                    <w:rFonts w:ascii="Times New Roman" w:hAnsi="Times New Roman" w:cs="Times New Roman"/>
                  </w:rPr>
                </w:rPrChange>
              </w:rPr>
              <w:pPrChange w:id="853" w:author="Usman Sohail" w:date="2020-05-22T04:52:00Z">
                <w:pPr>
                  <w:pStyle w:val="BodyText"/>
                </w:pPr>
              </w:pPrChange>
            </w:pPr>
            <w:r w:rsidRPr="00A51DAD">
              <w:rPr>
                <w:rFonts w:ascii="Times New Roman" w:hAnsi="Times New Roman" w:cs="Times New Roman"/>
                <w:sz w:val="24"/>
                <w:szCs w:val="24"/>
                <w:rPrChange w:id="854" w:author="Usman Sohail" w:date="2020-05-22T04:52:00Z">
                  <w:rPr>
                    <w:rFonts w:ascii="Times New Roman" w:hAnsi="Times New Roman" w:cs="Times New Roman"/>
                  </w:rPr>
                </w:rPrChange>
              </w:rPr>
              <w:t>0.61</w:t>
            </w:r>
          </w:p>
        </w:tc>
        <w:tc>
          <w:tcPr>
            <w:tcW w:w="1938" w:type="dxa"/>
          </w:tcPr>
          <w:p w14:paraId="569904F1" w14:textId="77777777" w:rsidR="001007D5" w:rsidRPr="00A51DAD" w:rsidRDefault="001007D5">
            <w:pPr>
              <w:pStyle w:val="BodyText"/>
              <w:jc w:val="center"/>
              <w:rPr>
                <w:rFonts w:ascii="Times New Roman" w:hAnsi="Times New Roman" w:cs="Times New Roman"/>
                <w:sz w:val="24"/>
                <w:szCs w:val="24"/>
                <w:rPrChange w:id="855" w:author="Usman Sohail" w:date="2020-05-22T04:52:00Z">
                  <w:rPr>
                    <w:rFonts w:ascii="Times New Roman" w:hAnsi="Times New Roman" w:cs="Times New Roman"/>
                  </w:rPr>
                </w:rPrChange>
              </w:rPr>
              <w:pPrChange w:id="856" w:author="Usman Sohail" w:date="2020-05-22T04:52:00Z">
                <w:pPr>
                  <w:pStyle w:val="BodyText"/>
                </w:pPr>
              </w:pPrChange>
            </w:pPr>
            <w:r w:rsidRPr="00A51DAD">
              <w:rPr>
                <w:rFonts w:ascii="Times New Roman" w:hAnsi="Times New Roman" w:cs="Times New Roman"/>
                <w:sz w:val="24"/>
                <w:szCs w:val="24"/>
                <w:rPrChange w:id="857" w:author="Usman Sohail" w:date="2020-05-22T04:52:00Z">
                  <w:rPr>
                    <w:rFonts w:ascii="Times New Roman" w:hAnsi="Times New Roman" w:cs="Times New Roman"/>
                  </w:rPr>
                </w:rPrChange>
              </w:rPr>
              <w:t>0.54</w:t>
            </w:r>
          </w:p>
        </w:tc>
        <w:tc>
          <w:tcPr>
            <w:tcW w:w="1931" w:type="dxa"/>
          </w:tcPr>
          <w:p w14:paraId="475F6505" w14:textId="77777777" w:rsidR="001007D5" w:rsidRPr="00A51DAD" w:rsidRDefault="001007D5">
            <w:pPr>
              <w:pStyle w:val="BodyText"/>
              <w:jc w:val="center"/>
              <w:rPr>
                <w:rFonts w:ascii="Times New Roman" w:hAnsi="Times New Roman" w:cs="Times New Roman"/>
                <w:sz w:val="24"/>
                <w:szCs w:val="24"/>
                <w:rPrChange w:id="858" w:author="Usman Sohail" w:date="2020-05-22T04:52:00Z">
                  <w:rPr>
                    <w:rFonts w:ascii="Times New Roman" w:hAnsi="Times New Roman" w:cs="Times New Roman"/>
                  </w:rPr>
                </w:rPrChange>
              </w:rPr>
              <w:pPrChange w:id="859" w:author="Usman Sohail" w:date="2020-05-22T04:52:00Z">
                <w:pPr>
                  <w:pStyle w:val="BodyText"/>
                </w:pPr>
              </w:pPrChange>
            </w:pPr>
            <w:r w:rsidRPr="00A51DAD">
              <w:rPr>
                <w:rFonts w:ascii="Times New Roman" w:hAnsi="Times New Roman" w:cs="Times New Roman"/>
                <w:sz w:val="24"/>
                <w:szCs w:val="24"/>
                <w:rPrChange w:id="860" w:author="Usman Sohail" w:date="2020-05-22T04:52:00Z">
                  <w:rPr>
                    <w:rFonts w:ascii="Times New Roman" w:hAnsi="Times New Roman" w:cs="Times New Roman"/>
                  </w:rPr>
                </w:rPrChange>
              </w:rPr>
              <w:t>0.57</w:t>
            </w:r>
          </w:p>
        </w:tc>
        <w:tc>
          <w:tcPr>
            <w:tcW w:w="1814" w:type="dxa"/>
          </w:tcPr>
          <w:p w14:paraId="31B357FE" w14:textId="77777777" w:rsidR="001007D5" w:rsidRPr="00A51DAD" w:rsidRDefault="001007D5">
            <w:pPr>
              <w:pStyle w:val="BodyText"/>
              <w:jc w:val="center"/>
              <w:rPr>
                <w:rFonts w:ascii="Times New Roman" w:hAnsi="Times New Roman" w:cs="Times New Roman"/>
                <w:sz w:val="24"/>
                <w:szCs w:val="24"/>
                <w:rPrChange w:id="861" w:author="Usman Sohail" w:date="2020-05-22T04:52:00Z">
                  <w:rPr>
                    <w:rFonts w:ascii="Times New Roman" w:hAnsi="Times New Roman" w:cs="Times New Roman"/>
                  </w:rPr>
                </w:rPrChange>
              </w:rPr>
              <w:pPrChange w:id="862" w:author="Usman Sohail" w:date="2020-05-22T04:52:00Z">
                <w:pPr>
                  <w:pStyle w:val="BodyText"/>
                </w:pPr>
              </w:pPrChange>
            </w:pPr>
            <w:r w:rsidRPr="00A51DAD">
              <w:rPr>
                <w:rFonts w:ascii="Times New Roman" w:hAnsi="Times New Roman" w:cs="Times New Roman"/>
                <w:sz w:val="24"/>
                <w:szCs w:val="24"/>
                <w:rPrChange w:id="863" w:author="Usman Sohail" w:date="2020-05-22T04:52:00Z">
                  <w:rPr>
                    <w:rFonts w:ascii="Times New Roman" w:hAnsi="Times New Roman" w:cs="Times New Roman"/>
                  </w:rPr>
                </w:rPrChange>
              </w:rPr>
              <w:t>1039</w:t>
            </w:r>
          </w:p>
        </w:tc>
      </w:tr>
      <w:tr w:rsidR="001007D5" w:rsidRPr="00A51DAD" w14:paraId="2E956180" w14:textId="77777777" w:rsidTr="00E82921">
        <w:tc>
          <w:tcPr>
            <w:tcW w:w="1810" w:type="dxa"/>
          </w:tcPr>
          <w:p w14:paraId="6205D351" w14:textId="77777777" w:rsidR="001007D5" w:rsidRPr="00A51DAD" w:rsidRDefault="001007D5">
            <w:pPr>
              <w:pStyle w:val="BodyText"/>
              <w:jc w:val="center"/>
              <w:rPr>
                <w:rFonts w:ascii="Times New Roman" w:hAnsi="Times New Roman" w:cs="Times New Roman"/>
                <w:sz w:val="24"/>
                <w:szCs w:val="24"/>
                <w:rPrChange w:id="864" w:author="Usman Sohail" w:date="2020-05-22T04:52:00Z">
                  <w:rPr>
                    <w:rFonts w:ascii="Times New Roman" w:hAnsi="Times New Roman" w:cs="Times New Roman"/>
                  </w:rPr>
                </w:rPrChange>
              </w:rPr>
              <w:pPrChange w:id="865" w:author="Usman Sohail" w:date="2020-05-22T04:52:00Z">
                <w:pPr>
                  <w:pStyle w:val="BodyText"/>
                </w:pPr>
              </w:pPrChange>
            </w:pPr>
            <w:r w:rsidRPr="00A51DAD">
              <w:rPr>
                <w:rFonts w:ascii="Times New Roman" w:hAnsi="Times New Roman" w:cs="Times New Roman"/>
                <w:sz w:val="24"/>
                <w:szCs w:val="24"/>
                <w:rPrChange w:id="866" w:author="Usman Sohail" w:date="2020-05-22T04:52:00Z">
                  <w:rPr>
                    <w:rFonts w:ascii="Times New Roman" w:hAnsi="Times New Roman" w:cs="Times New Roman"/>
                  </w:rPr>
                </w:rPrChange>
              </w:rPr>
              <w:t>Neutral</w:t>
            </w:r>
          </w:p>
        </w:tc>
        <w:tc>
          <w:tcPr>
            <w:tcW w:w="2007" w:type="dxa"/>
          </w:tcPr>
          <w:p w14:paraId="1488B4FA" w14:textId="77777777" w:rsidR="001007D5" w:rsidRPr="00A51DAD" w:rsidRDefault="001007D5">
            <w:pPr>
              <w:pStyle w:val="BodyText"/>
              <w:jc w:val="center"/>
              <w:rPr>
                <w:rFonts w:ascii="Times New Roman" w:hAnsi="Times New Roman" w:cs="Times New Roman"/>
                <w:sz w:val="24"/>
                <w:szCs w:val="24"/>
                <w:rPrChange w:id="867" w:author="Usman Sohail" w:date="2020-05-22T04:52:00Z">
                  <w:rPr>
                    <w:rFonts w:ascii="Times New Roman" w:hAnsi="Times New Roman" w:cs="Times New Roman"/>
                  </w:rPr>
                </w:rPrChange>
              </w:rPr>
              <w:pPrChange w:id="868" w:author="Usman Sohail" w:date="2020-05-22T04:52:00Z">
                <w:pPr>
                  <w:pStyle w:val="BodyText"/>
                </w:pPr>
              </w:pPrChange>
            </w:pPr>
            <w:r w:rsidRPr="00A51DAD">
              <w:rPr>
                <w:rFonts w:ascii="Times New Roman" w:hAnsi="Times New Roman" w:cs="Times New Roman"/>
                <w:sz w:val="24"/>
                <w:szCs w:val="24"/>
                <w:rPrChange w:id="869" w:author="Usman Sohail" w:date="2020-05-22T04:52:00Z">
                  <w:rPr>
                    <w:rFonts w:ascii="Times New Roman" w:hAnsi="Times New Roman" w:cs="Times New Roman"/>
                  </w:rPr>
                </w:rPrChange>
              </w:rPr>
              <w:t>0.68</w:t>
            </w:r>
          </w:p>
        </w:tc>
        <w:tc>
          <w:tcPr>
            <w:tcW w:w="1938" w:type="dxa"/>
          </w:tcPr>
          <w:p w14:paraId="5B939989" w14:textId="77777777" w:rsidR="001007D5" w:rsidRPr="00A51DAD" w:rsidRDefault="001007D5">
            <w:pPr>
              <w:pStyle w:val="BodyText"/>
              <w:jc w:val="center"/>
              <w:rPr>
                <w:rFonts w:ascii="Times New Roman" w:hAnsi="Times New Roman" w:cs="Times New Roman"/>
                <w:sz w:val="24"/>
                <w:szCs w:val="24"/>
                <w:rPrChange w:id="870" w:author="Usman Sohail" w:date="2020-05-22T04:52:00Z">
                  <w:rPr>
                    <w:rFonts w:ascii="Times New Roman" w:hAnsi="Times New Roman" w:cs="Times New Roman"/>
                  </w:rPr>
                </w:rPrChange>
              </w:rPr>
              <w:pPrChange w:id="871" w:author="Usman Sohail" w:date="2020-05-22T04:52:00Z">
                <w:pPr>
                  <w:pStyle w:val="BodyText"/>
                </w:pPr>
              </w:pPrChange>
            </w:pPr>
            <w:r w:rsidRPr="00A51DAD">
              <w:rPr>
                <w:rFonts w:ascii="Times New Roman" w:hAnsi="Times New Roman" w:cs="Times New Roman"/>
                <w:sz w:val="24"/>
                <w:szCs w:val="24"/>
                <w:rPrChange w:id="872" w:author="Usman Sohail" w:date="2020-05-22T04:52:00Z">
                  <w:rPr>
                    <w:rFonts w:ascii="Times New Roman" w:hAnsi="Times New Roman" w:cs="Times New Roman"/>
                  </w:rPr>
                </w:rPrChange>
              </w:rPr>
              <w:t>0.74</w:t>
            </w:r>
          </w:p>
        </w:tc>
        <w:tc>
          <w:tcPr>
            <w:tcW w:w="1931" w:type="dxa"/>
          </w:tcPr>
          <w:p w14:paraId="4875F7E2" w14:textId="77777777" w:rsidR="001007D5" w:rsidRPr="00A51DAD" w:rsidRDefault="001007D5">
            <w:pPr>
              <w:pStyle w:val="BodyText"/>
              <w:jc w:val="center"/>
              <w:rPr>
                <w:rFonts w:ascii="Times New Roman" w:hAnsi="Times New Roman" w:cs="Times New Roman"/>
                <w:sz w:val="24"/>
                <w:szCs w:val="24"/>
                <w:rPrChange w:id="873" w:author="Usman Sohail" w:date="2020-05-22T04:52:00Z">
                  <w:rPr>
                    <w:rFonts w:ascii="Times New Roman" w:hAnsi="Times New Roman" w:cs="Times New Roman"/>
                  </w:rPr>
                </w:rPrChange>
              </w:rPr>
              <w:pPrChange w:id="874" w:author="Usman Sohail" w:date="2020-05-22T04:52:00Z">
                <w:pPr>
                  <w:pStyle w:val="BodyText"/>
                </w:pPr>
              </w:pPrChange>
            </w:pPr>
            <w:r w:rsidRPr="00A51DAD">
              <w:rPr>
                <w:rFonts w:ascii="Times New Roman" w:hAnsi="Times New Roman" w:cs="Times New Roman"/>
                <w:sz w:val="24"/>
                <w:szCs w:val="24"/>
                <w:rPrChange w:id="875" w:author="Usman Sohail" w:date="2020-05-22T04:52:00Z">
                  <w:rPr>
                    <w:rFonts w:ascii="Times New Roman" w:hAnsi="Times New Roman" w:cs="Times New Roman"/>
                  </w:rPr>
                </w:rPrChange>
              </w:rPr>
              <w:t>0.71</w:t>
            </w:r>
          </w:p>
        </w:tc>
        <w:tc>
          <w:tcPr>
            <w:tcW w:w="1814" w:type="dxa"/>
          </w:tcPr>
          <w:p w14:paraId="70B36E24" w14:textId="77777777" w:rsidR="001007D5" w:rsidRPr="00A51DAD" w:rsidRDefault="001007D5">
            <w:pPr>
              <w:pStyle w:val="BodyText"/>
              <w:jc w:val="center"/>
              <w:rPr>
                <w:rFonts w:ascii="Times New Roman" w:hAnsi="Times New Roman" w:cs="Times New Roman"/>
                <w:sz w:val="24"/>
                <w:szCs w:val="24"/>
                <w:rPrChange w:id="876" w:author="Usman Sohail" w:date="2020-05-22T04:52:00Z">
                  <w:rPr>
                    <w:rFonts w:ascii="Times New Roman" w:hAnsi="Times New Roman" w:cs="Times New Roman"/>
                  </w:rPr>
                </w:rPrChange>
              </w:rPr>
              <w:pPrChange w:id="877" w:author="Usman Sohail" w:date="2020-05-22T04:52:00Z">
                <w:pPr>
                  <w:pStyle w:val="BodyText"/>
                </w:pPr>
              </w:pPrChange>
            </w:pPr>
            <w:r w:rsidRPr="00A51DAD">
              <w:rPr>
                <w:rFonts w:ascii="Times New Roman" w:hAnsi="Times New Roman" w:cs="Times New Roman"/>
                <w:sz w:val="24"/>
                <w:szCs w:val="24"/>
                <w:rPrChange w:id="878" w:author="Usman Sohail" w:date="2020-05-22T04:52:00Z">
                  <w:rPr>
                    <w:rFonts w:ascii="Times New Roman" w:hAnsi="Times New Roman" w:cs="Times New Roman"/>
                  </w:rPr>
                </w:rPrChange>
              </w:rPr>
              <w:t>1819</w:t>
            </w:r>
          </w:p>
        </w:tc>
      </w:tr>
      <w:tr w:rsidR="001007D5" w:rsidRPr="00A51DAD" w14:paraId="45CB8EAC" w14:textId="77777777" w:rsidTr="00E82921">
        <w:tc>
          <w:tcPr>
            <w:tcW w:w="1810" w:type="dxa"/>
          </w:tcPr>
          <w:p w14:paraId="33CA403F" w14:textId="77777777" w:rsidR="001007D5" w:rsidRPr="00A51DAD" w:rsidRDefault="001007D5">
            <w:pPr>
              <w:pStyle w:val="BodyText"/>
              <w:jc w:val="center"/>
              <w:rPr>
                <w:rFonts w:ascii="Times New Roman" w:hAnsi="Times New Roman" w:cs="Times New Roman"/>
                <w:sz w:val="24"/>
                <w:szCs w:val="24"/>
                <w:rPrChange w:id="879" w:author="Usman Sohail" w:date="2020-05-22T04:52:00Z">
                  <w:rPr>
                    <w:rFonts w:ascii="Times New Roman" w:hAnsi="Times New Roman" w:cs="Times New Roman"/>
                  </w:rPr>
                </w:rPrChange>
              </w:rPr>
              <w:pPrChange w:id="880" w:author="Usman Sohail" w:date="2020-05-22T04:52:00Z">
                <w:pPr>
                  <w:pStyle w:val="BodyText"/>
                </w:pPr>
              </w:pPrChange>
            </w:pPr>
            <w:r w:rsidRPr="00A51DAD">
              <w:rPr>
                <w:rFonts w:ascii="Times New Roman" w:hAnsi="Times New Roman" w:cs="Times New Roman"/>
                <w:sz w:val="24"/>
                <w:szCs w:val="24"/>
                <w:rPrChange w:id="881" w:author="Usman Sohail" w:date="2020-05-22T04:52:00Z">
                  <w:rPr>
                    <w:rFonts w:ascii="Times New Roman" w:hAnsi="Times New Roman" w:cs="Times New Roman"/>
                  </w:rPr>
                </w:rPrChange>
              </w:rPr>
              <w:t>Positive</w:t>
            </w:r>
          </w:p>
        </w:tc>
        <w:tc>
          <w:tcPr>
            <w:tcW w:w="2007" w:type="dxa"/>
          </w:tcPr>
          <w:p w14:paraId="710F7512" w14:textId="77777777" w:rsidR="001007D5" w:rsidRPr="00A51DAD" w:rsidRDefault="001007D5">
            <w:pPr>
              <w:pStyle w:val="BodyText"/>
              <w:jc w:val="center"/>
              <w:rPr>
                <w:rFonts w:ascii="Times New Roman" w:hAnsi="Times New Roman" w:cs="Times New Roman"/>
                <w:sz w:val="24"/>
                <w:szCs w:val="24"/>
                <w:rPrChange w:id="882" w:author="Usman Sohail" w:date="2020-05-22T04:52:00Z">
                  <w:rPr>
                    <w:rFonts w:ascii="Times New Roman" w:hAnsi="Times New Roman" w:cs="Times New Roman"/>
                  </w:rPr>
                </w:rPrChange>
              </w:rPr>
              <w:pPrChange w:id="883" w:author="Usman Sohail" w:date="2020-05-22T04:52:00Z">
                <w:pPr>
                  <w:pStyle w:val="BodyText"/>
                </w:pPr>
              </w:pPrChange>
            </w:pPr>
            <w:r w:rsidRPr="00A51DAD">
              <w:rPr>
                <w:rFonts w:ascii="Times New Roman" w:hAnsi="Times New Roman" w:cs="Times New Roman"/>
                <w:sz w:val="24"/>
                <w:szCs w:val="24"/>
                <w:rPrChange w:id="884" w:author="Usman Sohail" w:date="2020-05-22T04:52:00Z">
                  <w:rPr>
                    <w:rFonts w:ascii="Times New Roman" w:hAnsi="Times New Roman" w:cs="Times New Roman"/>
                  </w:rPr>
                </w:rPrChange>
              </w:rPr>
              <w:t>0.66</w:t>
            </w:r>
          </w:p>
        </w:tc>
        <w:tc>
          <w:tcPr>
            <w:tcW w:w="1938" w:type="dxa"/>
          </w:tcPr>
          <w:p w14:paraId="790B189D" w14:textId="77777777" w:rsidR="001007D5" w:rsidRPr="00A51DAD" w:rsidRDefault="001007D5">
            <w:pPr>
              <w:pStyle w:val="BodyText"/>
              <w:jc w:val="center"/>
              <w:rPr>
                <w:rFonts w:ascii="Times New Roman" w:hAnsi="Times New Roman" w:cs="Times New Roman"/>
                <w:sz w:val="24"/>
                <w:szCs w:val="24"/>
                <w:rPrChange w:id="885" w:author="Usman Sohail" w:date="2020-05-22T04:52:00Z">
                  <w:rPr>
                    <w:rFonts w:ascii="Times New Roman" w:hAnsi="Times New Roman" w:cs="Times New Roman"/>
                  </w:rPr>
                </w:rPrChange>
              </w:rPr>
              <w:pPrChange w:id="886" w:author="Usman Sohail" w:date="2020-05-22T04:52:00Z">
                <w:pPr>
                  <w:pStyle w:val="BodyText"/>
                </w:pPr>
              </w:pPrChange>
            </w:pPr>
            <w:r w:rsidRPr="00A51DAD">
              <w:rPr>
                <w:rFonts w:ascii="Times New Roman" w:hAnsi="Times New Roman" w:cs="Times New Roman"/>
                <w:sz w:val="24"/>
                <w:szCs w:val="24"/>
                <w:rPrChange w:id="887" w:author="Usman Sohail" w:date="2020-05-22T04:52:00Z">
                  <w:rPr>
                    <w:rFonts w:ascii="Times New Roman" w:hAnsi="Times New Roman" w:cs="Times New Roman"/>
                  </w:rPr>
                </w:rPrChange>
              </w:rPr>
              <w:t>0.64</w:t>
            </w:r>
          </w:p>
        </w:tc>
        <w:tc>
          <w:tcPr>
            <w:tcW w:w="1931" w:type="dxa"/>
          </w:tcPr>
          <w:p w14:paraId="39BC4096" w14:textId="77777777" w:rsidR="001007D5" w:rsidRPr="00A51DAD" w:rsidRDefault="001007D5">
            <w:pPr>
              <w:pStyle w:val="BodyText"/>
              <w:jc w:val="center"/>
              <w:rPr>
                <w:rFonts w:ascii="Times New Roman" w:hAnsi="Times New Roman" w:cs="Times New Roman"/>
                <w:sz w:val="24"/>
                <w:szCs w:val="24"/>
                <w:rPrChange w:id="888" w:author="Usman Sohail" w:date="2020-05-22T04:52:00Z">
                  <w:rPr>
                    <w:rFonts w:ascii="Times New Roman" w:hAnsi="Times New Roman" w:cs="Times New Roman"/>
                  </w:rPr>
                </w:rPrChange>
              </w:rPr>
              <w:pPrChange w:id="889" w:author="Usman Sohail" w:date="2020-05-22T04:52:00Z">
                <w:pPr>
                  <w:pStyle w:val="BodyText"/>
                </w:pPr>
              </w:pPrChange>
            </w:pPr>
            <w:r w:rsidRPr="00A51DAD">
              <w:rPr>
                <w:rFonts w:ascii="Times New Roman" w:hAnsi="Times New Roman" w:cs="Times New Roman"/>
                <w:sz w:val="24"/>
                <w:szCs w:val="24"/>
                <w:rPrChange w:id="890" w:author="Usman Sohail" w:date="2020-05-22T04:52:00Z">
                  <w:rPr>
                    <w:rFonts w:ascii="Times New Roman" w:hAnsi="Times New Roman" w:cs="Times New Roman"/>
                  </w:rPr>
                </w:rPrChange>
              </w:rPr>
              <w:t>0.65</w:t>
            </w:r>
          </w:p>
        </w:tc>
        <w:tc>
          <w:tcPr>
            <w:tcW w:w="1814" w:type="dxa"/>
          </w:tcPr>
          <w:p w14:paraId="06069695" w14:textId="77777777" w:rsidR="001007D5" w:rsidRPr="00A51DAD" w:rsidRDefault="001007D5">
            <w:pPr>
              <w:pStyle w:val="BodyText"/>
              <w:jc w:val="center"/>
              <w:rPr>
                <w:rFonts w:ascii="Times New Roman" w:hAnsi="Times New Roman" w:cs="Times New Roman"/>
                <w:sz w:val="24"/>
                <w:szCs w:val="24"/>
                <w:rPrChange w:id="891" w:author="Usman Sohail" w:date="2020-05-22T04:52:00Z">
                  <w:rPr>
                    <w:rFonts w:ascii="Times New Roman" w:hAnsi="Times New Roman" w:cs="Times New Roman"/>
                  </w:rPr>
                </w:rPrChange>
              </w:rPr>
              <w:pPrChange w:id="892" w:author="Usman Sohail" w:date="2020-05-22T04:52:00Z">
                <w:pPr>
                  <w:pStyle w:val="BodyText"/>
                </w:pPr>
              </w:pPrChange>
            </w:pPr>
            <w:r w:rsidRPr="00A51DAD">
              <w:rPr>
                <w:rFonts w:ascii="Times New Roman" w:hAnsi="Times New Roman" w:cs="Times New Roman"/>
                <w:sz w:val="24"/>
                <w:szCs w:val="24"/>
                <w:rPrChange w:id="893" w:author="Usman Sohail" w:date="2020-05-22T04:52:00Z">
                  <w:rPr>
                    <w:rFonts w:ascii="Times New Roman" w:hAnsi="Times New Roman" w:cs="Times New Roman"/>
                  </w:rPr>
                </w:rPrChange>
              </w:rPr>
              <w:t>1188</w:t>
            </w:r>
          </w:p>
        </w:tc>
      </w:tr>
      <w:tr w:rsidR="001007D5" w:rsidRPr="00A51DAD" w14:paraId="7396D712" w14:textId="77777777" w:rsidTr="00E82921">
        <w:tc>
          <w:tcPr>
            <w:tcW w:w="1810" w:type="dxa"/>
          </w:tcPr>
          <w:p w14:paraId="2D2D2D55" w14:textId="77777777" w:rsidR="001007D5" w:rsidRPr="00A51DAD" w:rsidRDefault="001007D5">
            <w:pPr>
              <w:pStyle w:val="BodyText"/>
              <w:jc w:val="center"/>
              <w:rPr>
                <w:rFonts w:ascii="Times New Roman" w:hAnsi="Times New Roman" w:cs="Times New Roman"/>
                <w:sz w:val="24"/>
                <w:szCs w:val="24"/>
                <w:rPrChange w:id="894" w:author="Usman Sohail" w:date="2020-05-22T04:52:00Z">
                  <w:rPr>
                    <w:rFonts w:ascii="Times New Roman" w:hAnsi="Times New Roman" w:cs="Times New Roman"/>
                  </w:rPr>
                </w:rPrChange>
              </w:rPr>
              <w:pPrChange w:id="895" w:author="Usman Sohail" w:date="2020-05-22T04:52:00Z">
                <w:pPr>
                  <w:pStyle w:val="BodyText"/>
                </w:pPr>
              </w:pPrChange>
            </w:pPr>
            <w:r w:rsidRPr="00A51DAD">
              <w:rPr>
                <w:rFonts w:ascii="Times New Roman" w:hAnsi="Times New Roman" w:cs="Times New Roman"/>
                <w:sz w:val="24"/>
                <w:szCs w:val="24"/>
                <w:rPrChange w:id="896" w:author="Usman Sohail" w:date="2020-05-22T04:52:00Z">
                  <w:rPr>
                    <w:rFonts w:ascii="Times New Roman" w:hAnsi="Times New Roman" w:cs="Times New Roman"/>
                  </w:rPr>
                </w:rPrChange>
              </w:rPr>
              <w:t>Accuracy</w:t>
            </w:r>
          </w:p>
        </w:tc>
        <w:tc>
          <w:tcPr>
            <w:tcW w:w="2007" w:type="dxa"/>
          </w:tcPr>
          <w:p w14:paraId="3930EF58" w14:textId="77777777" w:rsidR="001007D5" w:rsidRPr="00A51DAD" w:rsidRDefault="001007D5">
            <w:pPr>
              <w:pStyle w:val="BodyText"/>
              <w:jc w:val="center"/>
              <w:rPr>
                <w:rFonts w:ascii="Times New Roman" w:hAnsi="Times New Roman" w:cs="Times New Roman"/>
                <w:sz w:val="24"/>
                <w:szCs w:val="24"/>
                <w:rPrChange w:id="897" w:author="Usman Sohail" w:date="2020-05-22T04:52:00Z">
                  <w:rPr>
                    <w:rFonts w:ascii="Times New Roman" w:hAnsi="Times New Roman" w:cs="Times New Roman"/>
                  </w:rPr>
                </w:rPrChange>
              </w:rPr>
              <w:pPrChange w:id="898" w:author="Usman Sohail" w:date="2020-05-22T04:52:00Z">
                <w:pPr>
                  <w:pStyle w:val="BodyText"/>
                </w:pPr>
              </w:pPrChange>
            </w:pPr>
          </w:p>
        </w:tc>
        <w:tc>
          <w:tcPr>
            <w:tcW w:w="1938" w:type="dxa"/>
          </w:tcPr>
          <w:p w14:paraId="255AD82A" w14:textId="77777777" w:rsidR="001007D5" w:rsidRPr="00A51DAD" w:rsidRDefault="001007D5">
            <w:pPr>
              <w:pStyle w:val="BodyText"/>
              <w:jc w:val="center"/>
              <w:rPr>
                <w:rFonts w:ascii="Times New Roman" w:hAnsi="Times New Roman" w:cs="Times New Roman"/>
                <w:sz w:val="24"/>
                <w:szCs w:val="24"/>
                <w:rPrChange w:id="899" w:author="Usman Sohail" w:date="2020-05-22T04:52:00Z">
                  <w:rPr>
                    <w:rFonts w:ascii="Times New Roman" w:hAnsi="Times New Roman" w:cs="Times New Roman"/>
                  </w:rPr>
                </w:rPrChange>
              </w:rPr>
              <w:pPrChange w:id="900" w:author="Usman Sohail" w:date="2020-05-22T04:52:00Z">
                <w:pPr>
                  <w:pStyle w:val="BodyText"/>
                </w:pPr>
              </w:pPrChange>
            </w:pPr>
          </w:p>
        </w:tc>
        <w:tc>
          <w:tcPr>
            <w:tcW w:w="1931" w:type="dxa"/>
          </w:tcPr>
          <w:p w14:paraId="29238AE4" w14:textId="77777777" w:rsidR="001007D5" w:rsidRPr="00A51DAD" w:rsidRDefault="001007D5">
            <w:pPr>
              <w:pStyle w:val="BodyText"/>
              <w:jc w:val="center"/>
              <w:rPr>
                <w:rFonts w:ascii="Times New Roman" w:hAnsi="Times New Roman" w:cs="Times New Roman"/>
                <w:sz w:val="24"/>
                <w:szCs w:val="24"/>
                <w:rPrChange w:id="901" w:author="Usman Sohail" w:date="2020-05-22T04:52:00Z">
                  <w:rPr>
                    <w:rFonts w:ascii="Times New Roman" w:hAnsi="Times New Roman" w:cs="Times New Roman"/>
                  </w:rPr>
                </w:rPrChange>
              </w:rPr>
              <w:pPrChange w:id="902" w:author="Usman Sohail" w:date="2020-05-22T04:52:00Z">
                <w:pPr>
                  <w:pStyle w:val="BodyText"/>
                </w:pPr>
              </w:pPrChange>
            </w:pPr>
            <w:r w:rsidRPr="00A51DAD">
              <w:rPr>
                <w:rFonts w:ascii="Times New Roman" w:hAnsi="Times New Roman" w:cs="Times New Roman"/>
                <w:sz w:val="24"/>
                <w:szCs w:val="24"/>
                <w:rPrChange w:id="903" w:author="Usman Sohail" w:date="2020-05-22T04:52:00Z">
                  <w:rPr>
                    <w:rFonts w:ascii="Times New Roman" w:hAnsi="Times New Roman" w:cs="Times New Roman"/>
                  </w:rPr>
                </w:rPrChange>
              </w:rPr>
              <w:t>0.66</w:t>
            </w:r>
          </w:p>
        </w:tc>
        <w:tc>
          <w:tcPr>
            <w:tcW w:w="1814" w:type="dxa"/>
          </w:tcPr>
          <w:p w14:paraId="5394192E" w14:textId="77777777" w:rsidR="001007D5" w:rsidRPr="00A51DAD" w:rsidRDefault="001007D5">
            <w:pPr>
              <w:pStyle w:val="BodyText"/>
              <w:jc w:val="center"/>
              <w:rPr>
                <w:rFonts w:ascii="Times New Roman" w:hAnsi="Times New Roman" w:cs="Times New Roman"/>
                <w:sz w:val="24"/>
                <w:szCs w:val="24"/>
                <w:rPrChange w:id="904" w:author="Usman Sohail" w:date="2020-05-22T04:52:00Z">
                  <w:rPr>
                    <w:rFonts w:ascii="Times New Roman" w:hAnsi="Times New Roman" w:cs="Times New Roman"/>
                  </w:rPr>
                </w:rPrChange>
              </w:rPr>
              <w:pPrChange w:id="905" w:author="Usman Sohail" w:date="2020-05-22T04:52:00Z">
                <w:pPr>
                  <w:pStyle w:val="BodyText"/>
                </w:pPr>
              </w:pPrChange>
            </w:pPr>
            <w:r w:rsidRPr="00A51DAD">
              <w:rPr>
                <w:rFonts w:ascii="Times New Roman" w:hAnsi="Times New Roman" w:cs="Times New Roman"/>
                <w:sz w:val="24"/>
                <w:szCs w:val="24"/>
                <w:rPrChange w:id="906" w:author="Usman Sohail" w:date="2020-05-22T04:52:00Z">
                  <w:rPr>
                    <w:rFonts w:ascii="Times New Roman" w:hAnsi="Times New Roman" w:cs="Times New Roman"/>
                  </w:rPr>
                </w:rPrChange>
              </w:rPr>
              <w:t>4046</w:t>
            </w:r>
          </w:p>
        </w:tc>
      </w:tr>
      <w:tr w:rsidR="001007D5" w:rsidRPr="00A51DAD" w14:paraId="686DBB4F" w14:textId="77777777" w:rsidTr="00E82921">
        <w:tc>
          <w:tcPr>
            <w:tcW w:w="1810" w:type="dxa"/>
          </w:tcPr>
          <w:p w14:paraId="7CC5B3D0" w14:textId="77777777" w:rsidR="001007D5" w:rsidRPr="00A51DAD" w:rsidRDefault="001007D5">
            <w:pPr>
              <w:pStyle w:val="BodyText"/>
              <w:jc w:val="center"/>
              <w:rPr>
                <w:rFonts w:ascii="Times New Roman" w:hAnsi="Times New Roman" w:cs="Times New Roman"/>
                <w:sz w:val="24"/>
                <w:szCs w:val="24"/>
                <w:rPrChange w:id="907" w:author="Usman Sohail" w:date="2020-05-22T04:52:00Z">
                  <w:rPr>
                    <w:rFonts w:ascii="Times New Roman" w:hAnsi="Times New Roman" w:cs="Times New Roman"/>
                  </w:rPr>
                </w:rPrChange>
              </w:rPr>
              <w:pPrChange w:id="908" w:author="Usman Sohail" w:date="2020-05-22T04:52:00Z">
                <w:pPr>
                  <w:pStyle w:val="BodyText"/>
                </w:pPr>
              </w:pPrChange>
            </w:pPr>
            <w:r w:rsidRPr="00A51DAD">
              <w:rPr>
                <w:rFonts w:ascii="Times New Roman" w:hAnsi="Times New Roman" w:cs="Times New Roman"/>
                <w:sz w:val="24"/>
                <w:szCs w:val="24"/>
                <w:rPrChange w:id="909" w:author="Usman Sohail" w:date="2020-05-22T04:52:00Z">
                  <w:rPr>
                    <w:rFonts w:ascii="Times New Roman" w:hAnsi="Times New Roman" w:cs="Times New Roman"/>
                  </w:rPr>
                </w:rPrChange>
              </w:rPr>
              <w:t>Macro Accuracy</w:t>
            </w:r>
          </w:p>
        </w:tc>
        <w:tc>
          <w:tcPr>
            <w:tcW w:w="2007" w:type="dxa"/>
          </w:tcPr>
          <w:p w14:paraId="47903084" w14:textId="77777777" w:rsidR="001007D5" w:rsidRPr="00A51DAD" w:rsidRDefault="001007D5">
            <w:pPr>
              <w:pStyle w:val="BodyText"/>
              <w:jc w:val="center"/>
              <w:rPr>
                <w:rFonts w:ascii="Times New Roman" w:hAnsi="Times New Roman" w:cs="Times New Roman"/>
                <w:sz w:val="24"/>
                <w:szCs w:val="24"/>
                <w:rPrChange w:id="910" w:author="Usman Sohail" w:date="2020-05-22T04:52:00Z">
                  <w:rPr>
                    <w:rFonts w:ascii="Times New Roman" w:hAnsi="Times New Roman" w:cs="Times New Roman"/>
                  </w:rPr>
                </w:rPrChange>
              </w:rPr>
              <w:pPrChange w:id="911" w:author="Usman Sohail" w:date="2020-05-22T04:52:00Z">
                <w:pPr>
                  <w:pStyle w:val="BodyText"/>
                </w:pPr>
              </w:pPrChange>
            </w:pPr>
            <w:r w:rsidRPr="00A51DAD">
              <w:rPr>
                <w:rFonts w:ascii="Times New Roman" w:hAnsi="Times New Roman" w:cs="Times New Roman"/>
                <w:sz w:val="24"/>
                <w:szCs w:val="24"/>
                <w:rPrChange w:id="912" w:author="Usman Sohail" w:date="2020-05-22T04:52:00Z">
                  <w:rPr>
                    <w:rFonts w:ascii="Times New Roman" w:hAnsi="Times New Roman" w:cs="Times New Roman"/>
                  </w:rPr>
                </w:rPrChange>
              </w:rPr>
              <w:t>0.65</w:t>
            </w:r>
          </w:p>
        </w:tc>
        <w:tc>
          <w:tcPr>
            <w:tcW w:w="1938" w:type="dxa"/>
          </w:tcPr>
          <w:p w14:paraId="01A21ED5" w14:textId="77777777" w:rsidR="001007D5" w:rsidRPr="00A51DAD" w:rsidRDefault="001007D5">
            <w:pPr>
              <w:pStyle w:val="BodyText"/>
              <w:jc w:val="center"/>
              <w:rPr>
                <w:rFonts w:ascii="Times New Roman" w:hAnsi="Times New Roman" w:cs="Times New Roman"/>
                <w:sz w:val="24"/>
                <w:szCs w:val="24"/>
                <w:rPrChange w:id="913" w:author="Usman Sohail" w:date="2020-05-22T04:52:00Z">
                  <w:rPr>
                    <w:rFonts w:ascii="Times New Roman" w:hAnsi="Times New Roman" w:cs="Times New Roman"/>
                  </w:rPr>
                </w:rPrChange>
              </w:rPr>
              <w:pPrChange w:id="914" w:author="Usman Sohail" w:date="2020-05-22T04:52:00Z">
                <w:pPr>
                  <w:pStyle w:val="BodyText"/>
                </w:pPr>
              </w:pPrChange>
            </w:pPr>
            <w:r w:rsidRPr="00A51DAD">
              <w:rPr>
                <w:rFonts w:ascii="Times New Roman" w:hAnsi="Times New Roman" w:cs="Times New Roman"/>
                <w:sz w:val="24"/>
                <w:szCs w:val="24"/>
                <w:rPrChange w:id="915" w:author="Usman Sohail" w:date="2020-05-22T04:52:00Z">
                  <w:rPr>
                    <w:rFonts w:ascii="Times New Roman" w:hAnsi="Times New Roman" w:cs="Times New Roman"/>
                  </w:rPr>
                </w:rPrChange>
              </w:rPr>
              <w:t>0.64</w:t>
            </w:r>
          </w:p>
        </w:tc>
        <w:tc>
          <w:tcPr>
            <w:tcW w:w="1931" w:type="dxa"/>
          </w:tcPr>
          <w:p w14:paraId="438593EA" w14:textId="77777777" w:rsidR="001007D5" w:rsidRPr="00A51DAD" w:rsidRDefault="001007D5">
            <w:pPr>
              <w:pStyle w:val="BodyText"/>
              <w:jc w:val="center"/>
              <w:rPr>
                <w:rFonts w:ascii="Times New Roman" w:hAnsi="Times New Roman" w:cs="Times New Roman"/>
                <w:sz w:val="24"/>
                <w:szCs w:val="24"/>
                <w:rPrChange w:id="916" w:author="Usman Sohail" w:date="2020-05-22T04:52:00Z">
                  <w:rPr>
                    <w:rFonts w:ascii="Times New Roman" w:hAnsi="Times New Roman" w:cs="Times New Roman"/>
                  </w:rPr>
                </w:rPrChange>
              </w:rPr>
              <w:pPrChange w:id="917" w:author="Usman Sohail" w:date="2020-05-22T04:52:00Z">
                <w:pPr>
                  <w:pStyle w:val="BodyText"/>
                </w:pPr>
              </w:pPrChange>
            </w:pPr>
            <w:r w:rsidRPr="00A51DAD">
              <w:rPr>
                <w:rFonts w:ascii="Times New Roman" w:hAnsi="Times New Roman" w:cs="Times New Roman"/>
                <w:sz w:val="24"/>
                <w:szCs w:val="24"/>
                <w:rPrChange w:id="918" w:author="Usman Sohail" w:date="2020-05-22T04:52:00Z">
                  <w:rPr>
                    <w:rFonts w:ascii="Times New Roman" w:hAnsi="Times New Roman" w:cs="Times New Roman"/>
                  </w:rPr>
                </w:rPrChange>
              </w:rPr>
              <w:t>0.64</w:t>
            </w:r>
          </w:p>
        </w:tc>
        <w:tc>
          <w:tcPr>
            <w:tcW w:w="1814" w:type="dxa"/>
          </w:tcPr>
          <w:p w14:paraId="76885D3C" w14:textId="77777777" w:rsidR="001007D5" w:rsidRPr="00A51DAD" w:rsidRDefault="001007D5">
            <w:pPr>
              <w:pStyle w:val="BodyText"/>
              <w:jc w:val="center"/>
              <w:rPr>
                <w:rFonts w:ascii="Times New Roman" w:hAnsi="Times New Roman" w:cs="Times New Roman"/>
                <w:sz w:val="24"/>
                <w:szCs w:val="24"/>
                <w:rPrChange w:id="919" w:author="Usman Sohail" w:date="2020-05-22T04:52:00Z">
                  <w:rPr>
                    <w:rFonts w:ascii="Times New Roman" w:hAnsi="Times New Roman" w:cs="Times New Roman"/>
                  </w:rPr>
                </w:rPrChange>
              </w:rPr>
              <w:pPrChange w:id="920" w:author="Usman Sohail" w:date="2020-05-22T04:52:00Z">
                <w:pPr>
                  <w:pStyle w:val="BodyText"/>
                </w:pPr>
              </w:pPrChange>
            </w:pPr>
            <w:r w:rsidRPr="00A51DAD">
              <w:rPr>
                <w:rFonts w:ascii="Times New Roman" w:hAnsi="Times New Roman" w:cs="Times New Roman"/>
                <w:sz w:val="24"/>
                <w:szCs w:val="24"/>
                <w:rPrChange w:id="921" w:author="Usman Sohail" w:date="2020-05-22T04:52:00Z">
                  <w:rPr>
                    <w:rFonts w:ascii="Times New Roman" w:hAnsi="Times New Roman" w:cs="Times New Roman"/>
                  </w:rPr>
                </w:rPrChange>
              </w:rPr>
              <w:t>4046</w:t>
            </w:r>
          </w:p>
        </w:tc>
      </w:tr>
      <w:tr w:rsidR="001007D5" w:rsidRPr="00A51DAD" w14:paraId="3AFCA20F" w14:textId="77777777" w:rsidTr="00E82921">
        <w:tc>
          <w:tcPr>
            <w:tcW w:w="1810" w:type="dxa"/>
          </w:tcPr>
          <w:p w14:paraId="54B7B0EC" w14:textId="77777777" w:rsidR="001007D5" w:rsidRPr="00A51DAD" w:rsidRDefault="001007D5">
            <w:pPr>
              <w:pStyle w:val="BodyText"/>
              <w:jc w:val="center"/>
              <w:rPr>
                <w:rFonts w:ascii="Times New Roman" w:hAnsi="Times New Roman" w:cs="Times New Roman"/>
                <w:sz w:val="24"/>
                <w:szCs w:val="24"/>
                <w:rPrChange w:id="922" w:author="Usman Sohail" w:date="2020-05-22T04:52:00Z">
                  <w:rPr>
                    <w:rFonts w:ascii="Times New Roman" w:hAnsi="Times New Roman" w:cs="Times New Roman"/>
                  </w:rPr>
                </w:rPrChange>
              </w:rPr>
              <w:pPrChange w:id="923" w:author="Usman Sohail" w:date="2020-05-22T04:52:00Z">
                <w:pPr>
                  <w:pStyle w:val="BodyText"/>
                </w:pPr>
              </w:pPrChange>
            </w:pPr>
            <w:r w:rsidRPr="00A51DAD">
              <w:rPr>
                <w:rFonts w:ascii="Times New Roman" w:hAnsi="Times New Roman" w:cs="Times New Roman"/>
                <w:sz w:val="24"/>
                <w:szCs w:val="24"/>
                <w:rPrChange w:id="924" w:author="Usman Sohail" w:date="2020-05-22T04:52:00Z">
                  <w:rPr>
                    <w:rFonts w:ascii="Times New Roman" w:hAnsi="Times New Roman" w:cs="Times New Roman"/>
                  </w:rPr>
                </w:rPrChange>
              </w:rPr>
              <w:t>Weighted Accuracy</w:t>
            </w:r>
          </w:p>
        </w:tc>
        <w:tc>
          <w:tcPr>
            <w:tcW w:w="2007" w:type="dxa"/>
          </w:tcPr>
          <w:p w14:paraId="260B24CE" w14:textId="77777777" w:rsidR="001007D5" w:rsidRPr="00A51DAD" w:rsidRDefault="001007D5">
            <w:pPr>
              <w:pStyle w:val="BodyText"/>
              <w:jc w:val="center"/>
              <w:rPr>
                <w:rFonts w:ascii="Times New Roman" w:hAnsi="Times New Roman" w:cs="Times New Roman"/>
                <w:sz w:val="24"/>
                <w:szCs w:val="24"/>
                <w:rPrChange w:id="925" w:author="Usman Sohail" w:date="2020-05-22T04:52:00Z">
                  <w:rPr>
                    <w:rFonts w:ascii="Times New Roman" w:hAnsi="Times New Roman" w:cs="Times New Roman"/>
                  </w:rPr>
                </w:rPrChange>
              </w:rPr>
              <w:pPrChange w:id="926" w:author="Usman Sohail" w:date="2020-05-22T04:52:00Z">
                <w:pPr>
                  <w:pStyle w:val="BodyText"/>
                </w:pPr>
              </w:pPrChange>
            </w:pPr>
            <w:r w:rsidRPr="00A51DAD">
              <w:rPr>
                <w:rFonts w:ascii="Times New Roman" w:hAnsi="Times New Roman" w:cs="Times New Roman"/>
                <w:sz w:val="24"/>
                <w:szCs w:val="24"/>
                <w:rPrChange w:id="927" w:author="Usman Sohail" w:date="2020-05-22T04:52:00Z">
                  <w:rPr>
                    <w:rFonts w:ascii="Times New Roman" w:hAnsi="Times New Roman" w:cs="Times New Roman"/>
                  </w:rPr>
                </w:rPrChange>
              </w:rPr>
              <w:t>0.66</w:t>
            </w:r>
          </w:p>
        </w:tc>
        <w:tc>
          <w:tcPr>
            <w:tcW w:w="1938" w:type="dxa"/>
          </w:tcPr>
          <w:p w14:paraId="148FA8DD" w14:textId="77777777" w:rsidR="001007D5" w:rsidRPr="00A51DAD" w:rsidRDefault="001007D5">
            <w:pPr>
              <w:pStyle w:val="BodyText"/>
              <w:jc w:val="center"/>
              <w:rPr>
                <w:rFonts w:ascii="Times New Roman" w:hAnsi="Times New Roman" w:cs="Times New Roman"/>
                <w:sz w:val="24"/>
                <w:szCs w:val="24"/>
                <w:rPrChange w:id="928" w:author="Usman Sohail" w:date="2020-05-22T04:52:00Z">
                  <w:rPr>
                    <w:rFonts w:ascii="Times New Roman" w:hAnsi="Times New Roman" w:cs="Times New Roman"/>
                  </w:rPr>
                </w:rPrChange>
              </w:rPr>
              <w:pPrChange w:id="929" w:author="Usman Sohail" w:date="2020-05-22T04:52:00Z">
                <w:pPr>
                  <w:pStyle w:val="BodyText"/>
                </w:pPr>
              </w:pPrChange>
            </w:pPr>
            <w:r w:rsidRPr="00A51DAD">
              <w:rPr>
                <w:rFonts w:ascii="Times New Roman" w:hAnsi="Times New Roman" w:cs="Times New Roman"/>
                <w:sz w:val="24"/>
                <w:szCs w:val="24"/>
                <w:rPrChange w:id="930" w:author="Usman Sohail" w:date="2020-05-22T04:52:00Z">
                  <w:rPr>
                    <w:rFonts w:ascii="Times New Roman" w:hAnsi="Times New Roman" w:cs="Times New Roman"/>
                  </w:rPr>
                </w:rPrChange>
              </w:rPr>
              <w:t>0.66</w:t>
            </w:r>
          </w:p>
        </w:tc>
        <w:tc>
          <w:tcPr>
            <w:tcW w:w="1931" w:type="dxa"/>
          </w:tcPr>
          <w:p w14:paraId="664DD856" w14:textId="77777777" w:rsidR="001007D5" w:rsidRPr="00A51DAD" w:rsidRDefault="001007D5">
            <w:pPr>
              <w:pStyle w:val="BodyText"/>
              <w:jc w:val="center"/>
              <w:rPr>
                <w:rFonts w:ascii="Times New Roman" w:hAnsi="Times New Roman" w:cs="Times New Roman"/>
                <w:sz w:val="24"/>
                <w:szCs w:val="24"/>
                <w:rPrChange w:id="931" w:author="Usman Sohail" w:date="2020-05-22T04:52:00Z">
                  <w:rPr>
                    <w:rFonts w:ascii="Times New Roman" w:hAnsi="Times New Roman" w:cs="Times New Roman"/>
                  </w:rPr>
                </w:rPrChange>
              </w:rPr>
              <w:pPrChange w:id="932" w:author="Usman Sohail" w:date="2020-05-22T04:52:00Z">
                <w:pPr>
                  <w:pStyle w:val="BodyText"/>
                </w:pPr>
              </w:pPrChange>
            </w:pPr>
            <w:r w:rsidRPr="00A51DAD">
              <w:rPr>
                <w:rFonts w:ascii="Times New Roman" w:hAnsi="Times New Roman" w:cs="Times New Roman"/>
                <w:sz w:val="24"/>
                <w:szCs w:val="24"/>
                <w:rPrChange w:id="933" w:author="Usman Sohail" w:date="2020-05-22T04:52:00Z">
                  <w:rPr>
                    <w:rFonts w:ascii="Times New Roman" w:hAnsi="Times New Roman" w:cs="Times New Roman"/>
                  </w:rPr>
                </w:rPrChange>
              </w:rPr>
              <w:t>0.66</w:t>
            </w:r>
          </w:p>
        </w:tc>
        <w:tc>
          <w:tcPr>
            <w:tcW w:w="1814" w:type="dxa"/>
          </w:tcPr>
          <w:p w14:paraId="537141F8" w14:textId="77777777" w:rsidR="001007D5" w:rsidRPr="00A51DAD" w:rsidRDefault="001007D5">
            <w:pPr>
              <w:pStyle w:val="BodyText"/>
              <w:jc w:val="center"/>
              <w:rPr>
                <w:rFonts w:ascii="Times New Roman" w:hAnsi="Times New Roman" w:cs="Times New Roman"/>
                <w:sz w:val="24"/>
                <w:szCs w:val="24"/>
                <w:rPrChange w:id="934" w:author="Usman Sohail" w:date="2020-05-22T04:52:00Z">
                  <w:rPr>
                    <w:rFonts w:ascii="Times New Roman" w:hAnsi="Times New Roman" w:cs="Times New Roman"/>
                  </w:rPr>
                </w:rPrChange>
              </w:rPr>
              <w:pPrChange w:id="935" w:author="Usman Sohail" w:date="2020-05-22T04:52:00Z">
                <w:pPr>
                  <w:pStyle w:val="BodyText"/>
                </w:pPr>
              </w:pPrChange>
            </w:pPr>
            <w:r w:rsidRPr="00A51DAD">
              <w:rPr>
                <w:rFonts w:ascii="Times New Roman" w:hAnsi="Times New Roman" w:cs="Times New Roman"/>
                <w:sz w:val="24"/>
                <w:szCs w:val="24"/>
                <w:rPrChange w:id="936" w:author="Usman Sohail" w:date="2020-05-22T04:52:00Z">
                  <w:rPr>
                    <w:rFonts w:ascii="Times New Roman" w:hAnsi="Times New Roman" w:cs="Times New Roman"/>
                  </w:rPr>
                </w:rPrChange>
              </w:rPr>
              <w:t>4046</w:t>
            </w:r>
          </w:p>
        </w:tc>
      </w:tr>
    </w:tbl>
    <w:p w14:paraId="5C4C329B" w14:textId="1BB28A94" w:rsidR="00A51DAD" w:rsidRPr="00A51DAD" w:rsidRDefault="001007D5">
      <w:pPr>
        <w:pStyle w:val="Heading2"/>
        <w:numPr>
          <w:ilvl w:val="1"/>
          <w:numId w:val="5"/>
        </w:numPr>
        <w:tabs>
          <w:tab w:val="left" w:pos="732"/>
          <w:tab w:val="left" w:pos="733"/>
        </w:tabs>
        <w:spacing w:before="1"/>
        <w:rPr>
          <w:rFonts w:ascii="Times New Roman" w:hAnsi="Times New Roman" w:cs="Times New Roman"/>
        </w:rPr>
        <w:pPrChange w:id="937" w:author="Usman Sohail" w:date="2020-05-22T04:52:00Z">
          <w:pPr>
            <w:pStyle w:val="Heading2"/>
            <w:numPr>
              <w:ilvl w:val="1"/>
              <w:numId w:val="22"/>
            </w:numPr>
            <w:tabs>
              <w:tab w:val="left" w:pos="732"/>
              <w:tab w:val="left" w:pos="733"/>
            </w:tabs>
            <w:spacing w:before="1"/>
            <w:ind w:left="479" w:hanging="360"/>
          </w:pPr>
        </w:pPrChange>
      </w:pPr>
      <w:r w:rsidRPr="00963407">
        <w:rPr>
          <w:rFonts w:ascii="Times New Roman" w:hAnsi="Times New Roman" w:cs="Times New Roman"/>
        </w:rPr>
        <w:lastRenderedPageBreak/>
        <w:t>Decision Trees Using TF-IDF Vectorizer</w:t>
      </w:r>
      <w:ins w:id="938" w:author="Usman Sohail" w:date="2020-05-22T04:52:00Z">
        <w:r w:rsidR="00A51DAD">
          <w:rPr>
            <w:rFonts w:ascii="Times New Roman" w:hAnsi="Times New Roman" w:cs="Times New Roman"/>
          </w:rPr>
          <w:t>:</w:t>
        </w:r>
      </w:ins>
      <w:del w:id="939" w:author="Usman Sohail" w:date="2020-05-22T04:52:00Z">
        <w:r w:rsidRPr="00963407" w:rsidDel="00A51DAD">
          <w:rPr>
            <w:rFonts w:ascii="Times New Roman" w:hAnsi="Times New Roman" w:cs="Times New Roman"/>
          </w:rPr>
          <w:delText xml:space="preserve"> </w:delText>
        </w:r>
      </w:del>
    </w:p>
    <w:p w14:paraId="77A331E6" w14:textId="1B050F75" w:rsidR="001007D5" w:rsidRDefault="001007D5" w:rsidP="001007D5">
      <w:pPr>
        <w:pStyle w:val="BodyText"/>
        <w:rPr>
          <w:ins w:id="940" w:author="Usman Sohail" w:date="2020-05-22T04:53:00Z"/>
          <w:rFonts w:ascii="Times New Roman" w:hAnsi="Times New Roman" w:cs="Times New Roman"/>
          <w:sz w:val="24"/>
          <w:szCs w:val="24"/>
        </w:rPr>
      </w:pPr>
      <w:r w:rsidRPr="00963407">
        <w:rPr>
          <w:rFonts w:ascii="Times New Roman" w:hAnsi="Times New Roman" w:cs="Times New Roman"/>
        </w:rPr>
        <w:t xml:space="preserve">  </w:t>
      </w:r>
      <w:r w:rsidRPr="00A51DAD">
        <w:rPr>
          <w:rFonts w:ascii="Times New Roman" w:hAnsi="Times New Roman" w:cs="Times New Roman"/>
          <w:sz w:val="24"/>
          <w:szCs w:val="24"/>
          <w:rPrChange w:id="941" w:author="Usman Sohail" w:date="2020-05-22T04:53:00Z">
            <w:rPr>
              <w:rFonts w:ascii="Times New Roman" w:hAnsi="Times New Roman" w:cs="Times New Roman"/>
            </w:rPr>
          </w:rPrChange>
        </w:rPr>
        <w:t>We obtained the following accuracy on training and testing data as shown in the table below:</w:t>
      </w:r>
    </w:p>
    <w:p w14:paraId="2C2EC3E3" w14:textId="77777777" w:rsidR="00A51DAD" w:rsidRPr="00A51DAD" w:rsidRDefault="00A51DAD" w:rsidP="001007D5">
      <w:pPr>
        <w:pStyle w:val="BodyText"/>
        <w:rPr>
          <w:rFonts w:ascii="Times New Roman" w:hAnsi="Times New Roman" w:cs="Times New Roman"/>
          <w:sz w:val="24"/>
          <w:szCs w:val="24"/>
          <w:rPrChange w:id="942" w:author="Usman Sohail" w:date="2020-05-22T04:53: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943" w:author="Usman Sohail" w:date="2020-05-22T04:53:00Z">
          <w:tblPr>
            <w:tblStyle w:val="TableGrid"/>
            <w:tblW w:w="0" w:type="auto"/>
            <w:tblInd w:w="90" w:type="dxa"/>
            <w:tblLook w:val="04A0" w:firstRow="1" w:lastRow="0" w:firstColumn="1" w:lastColumn="0" w:noHBand="0" w:noVBand="1"/>
          </w:tblPr>
        </w:tblPrChange>
      </w:tblPr>
      <w:tblGrid>
        <w:gridCol w:w="3568"/>
        <w:gridCol w:w="3378"/>
        <w:tblGridChange w:id="944">
          <w:tblGrid>
            <w:gridCol w:w="4749"/>
            <w:gridCol w:w="4751"/>
          </w:tblGrid>
        </w:tblGridChange>
      </w:tblGrid>
      <w:tr w:rsidR="001007D5" w:rsidRPr="00A51DAD" w14:paraId="696FAC60" w14:textId="77777777" w:rsidTr="00A51DAD">
        <w:tc>
          <w:tcPr>
            <w:tcW w:w="3568" w:type="dxa"/>
            <w:tcPrChange w:id="945" w:author="Usman Sohail" w:date="2020-05-22T04:53:00Z">
              <w:tcPr>
                <w:tcW w:w="4795" w:type="dxa"/>
              </w:tcPr>
            </w:tcPrChange>
          </w:tcPr>
          <w:p w14:paraId="4ABE43DC" w14:textId="77777777" w:rsidR="001007D5" w:rsidRPr="00A51DAD" w:rsidRDefault="001007D5">
            <w:pPr>
              <w:pStyle w:val="BodyText"/>
              <w:jc w:val="center"/>
              <w:rPr>
                <w:rFonts w:ascii="Times New Roman" w:hAnsi="Times New Roman" w:cs="Times New Roman"/>
                <w:sz w:val="24"/>
                <w:szCs w:val="24"/>
                <w:rPrChange w:id="946" w:author="Usman Sohail" w:date="2020-05-22T04:53:00Z">
                  <w:rPr>
                    <w:rFonts w:ascii="Times New Roman" w:hAnsi="Times New Roman" w:cs="Times New Roman"/>
                  </w:rPr>
                </w:rPrChange>
              </w:rPr>
              <w:pPrChange w:id="947" w:author="Usman Sohail" w:date="2020-05-22T04:53:00Z">
                <w:pPr>
                  <w:pStyle w:val="BodyText"/>
                </w:pPr>
              </w:pPrChange>
            </w:pPr>
            <w:r w:rsidRPr="00A51DAD">
              <w:rPr>
                <w:rFonts w:ascii="Times New Roman" w:hAnsi="Times New Roman" w:cs="Times New Roman"/>
                <w:sz w:val="24"/>
                <w:szCs w:val="24"/>
                <w:rPrChange w:id="948" w:author="Usman Sohail" w:date="2020-05-22T04:53:00Z">
                  <w:rPr>
                    <w:rFonts w:ascii="Times New Roman" w:hAnsi="Times New Roman" w:cs="Times New Roman"/>
                  </w:rPr>
                </w:rPrChange>
              </w:rPr>
              <w:t>Data</w:t>
            </w:r>
          </w:p>
        </w:tc>
        <w:tc>
          <w:tcPr>
            <w:tcW w:w="3378" w:type="dxa"/>
            <w:tcPrChange w:id="949" w:author="Usman Sohail" w:date="2020-05-22T04:53:00Z">
              <w:tcPr>
                <w:tcW w:w="4795" w:type="dxa"/>
              </w:tcPr>
            </w:tcPrChange>
          </w:tcPr>
          <w:p w14:paraId="003E19C8" w14:textId="77777777" w:rsidR="001007D5" w:rsidRPr="00A51DAD" w:rsidRDefault="001007D5">
            <w:pPr>
              <w:pStyle w:val="BodyText"/>
              <w:jc w:val="center"/>
              <w:rPr>
                <w:rFonts w:ascii="Times New Roman" w:hAnsi="Times New Roman" w:cs="Times New Roman"/>
                <w:sz w:val="24"/>
                <w:szCs w:val="24"/>
                <w:rPrChange w:id="950" w:author="Usman Sohail" w:date="2020-05-22T04:53:00Z">
                  <w:rPr>
                    <w:rFonts w:ascii="Times New Roman" w:hAnsi="Times New Roman" w:cs="Times New Roman"/>
                  </w:rPr>
                </w:rPrChange>
              </w:rPr>
              <w:pPrChange w:id="951" w:author="Usman Sohail" w:date="2020-05-22T04:53:00Z">
                <w:pPr>
                  <w:pStyle w:val="BodyText"/>
                </w:pPr>
              </w:pPrChange>
            </w:pPr>
            <w:r w:rsidRPr="00A51DAD">
              <w:rPr>
                <w:rFonts w:ascii="Times New Roman" w:hAnsi="Times New Roman" w:cs="Times New Roman"/>
                <w:sz w:val="24"/>
                <w:szCs w:val="24"/>
                <w:rPrChange w:id="952" w:author="Usman Sohail" w:date="2020-05-22T04:53:00Z">
                  <w:rPr>
                    <w:rFonts w:ascii="Times New Roman" w:hAnsi="Times New Roman" w:cs="Times New Roman"/>
                  </w:rPr>
                </w:rPrChange>
              </w:rPr>
              <w:t>Mean Accuracy</w:t>
            </w:r>
          </w:p>
        </w:tc>
      </w:tr>
      <w:tr w:rsidR="001007D5" w:rsidRPr="00A51DAD" w14:paraId="6BD9B044" w14:textId="77777777" w:rsidTr="00A51DAD">
        <w:tc>
          <w:tcPr>
            <w:tcW w:w="3568" w:type="dxa"/>
            <w:tcPrChange w:id="953" w:author="Usman Sohail" w:date="2020-05-22T04:53:00Z">
              <w:tcPr>
                <w:tcW w:w="4795" w:type="dxa"/>
              </w:tcPr>
            </w:tcPrChange>
          </w:tcPr>
          <w:p w14:paraId="7C34CAD8" w14:textId="77777777" w:rsidR="001007D5" w:rsidRPr="00A51DAD" w:rsidRDefault="001007D5">
            <w:pPr>
              <w:pStyle w:val="BodyText"/>
              <w:jc w:val="center"/>
              <w:rPr>
                <w:rFonts w:ascii="Times New Roman" w:hAnsi="Times New Roman" w:cs="Times New Roman"/>
                <w:sz w:val="24"/>
                <w:szCs w:val="24"/>
                <w:rPrChange w:id="954" w:author="Usman Sohail" w:date="2020-05-22T04:53:00Z">
                  <w:rPr>
                    <w:rFonts w:ascii="Times New Roman" w:hAnsi="Times New Roman" w:cs="Times New Roman"/>
                  </w:rPr>
                </w:rPrChange>
              </w:rPr>
              <w:pPrChange w:id="955" w:author="Usman Sohail" w:date="2020-05-22T04:53:00Z">
                <w:pPr>
                  <w:pStyle w:val="BodyText"/>
                </w:pPr>
              </w:pPrChange>
            </w:pPr>
            <w:r w:rsidRPr="00A51DAD">
              <w:rPr>
                <w:rFonts w:ascii="Times New Roman" w:hAnsi="Times New Roman" w:cs="Times New Roman"/>
                <w:sz w:val="24"/>
                <w:szCs w:val="24"/>
                <w:rPrChange w:id="956" w:author="Usman Sohail" w:date="2020-05-22T04:53:00Z">
                  <w:rPr>
                    <w:rFonts w:ascii="Times New Roman" w:hAnsi="Times New Roman" w:cs="Times New Roman"/>
                  </w:rPr>
                </w:rPrChange>
              </w:rPr>
              <w:t>Training Data</w:t>
            </w:r>
          </w:p>
        </w:tc>
        <w:tc>
          <w:tcPr>
            <w:tcW w:w="3378" w:type="dxa"/>
            <w:tcPrChange w:id="957" w:author="Usman Sohail" w:date="2020-05-22T04:53:00Z">
              <w:tcPr>
                <w:tcW w:w="4795" w:type="dxa"/>
              </w:tcPr>
            </w:tcPrChange>
          </w:tcPr>
          <w:p w14:paraId="1056C53F" w14:textId="3D5D7736" w:rsidR="001007D5" w:rsidRPr="00A51DAD" w:rsidRDefault="001007D5">
            <w:pPr>
              <w:pStyle w:val="BodyText"/>
              <w:jc w:val="center"/>
              <w:rPr>
                <w:rFonts w:ascii="Times New Roman" w:hAnsi="Times New Roman" w:cs="Times New Roman"/>
                <w:sz w:val="24"/>
                <w:szCs w:val="24"/>
                <w:rPrChange w:id="958" w:author="Usman Sohail" w:date="2020-05-22T04:53:00Z">
                  <w:rPr>
                    <w:rFonts w:ascii="Times New Roman" w:hAnsi="Times New Roman" w:cs="Times New Roman"/>
                  </w:rPr>
                </w:rPrChange>
              </w:rPr>
              <w:pPrChange w:id="959" w:author="Usman Sohail" w:date="2020-05-22T04:53:00Z">
                <w:pPr>
                  <w:pStyle w:val="BodyText"/>
                </w:pPr>
              </w:pPrChange>
            </w:pPr>
            <w:r w:rsidRPr="00A51DAD">
              <w:rPr>
                <w:rFonts w:ascii="Times New Roman" w:hAnsi="Times New Roman" w:cs="Times New Roman"/>
                <w:sz w:val="24"/>
                <w:szCs w:val="24"/>
                <w:rPrChange w:id="960" w:author="Usman Sohail" w:date="2020-05-22T04:53:00Z">
                  <w:rPr>
                    <w:rFonts w:ascii="Times New Roman" w:hAnsi="Times New Roman" w:cs="Times New Roman"/>
                  </w:rPr>
                </w:rPrChange>
              </w:rPr>
              <w:t>99.80</w:t>
            </w:r>
          </w:p>
        </w:tc>
      </w:tr>
      <w:tr w:rsidR="001007D5" w:rsidRPr="00A51DAD" w14:paraId="7E85E05E" w14:textId="77777777" w:rsidTr="00A51DAD">
        <w:tc>
          <w:tcPr>
            <w:tcW w:w="3568" w:type="dxa"/>
            <w:tcPrChange w:id="961" w:author="Usman Sohail" w:date="2020-05-22T04:53:00Z">
              <w:tcPr>
                <w:tcW w:w="4795" w:type="dxa"/>
              </w:tcPr>
            </w:tcPrChange>
          </w:tcPr>
          <w:p w14:paraId="194C0B41" w14:textId="77777777" w:rsidR="001007D5" w:rsidRPr="00A51DAD" w:rsidRDefault="001007D5">
            <w:pPr>
              <w:pStyle w:val="BodyText"/>
              <w:jc w:val="center"/>
              <w:rPr>
                <w:rFonts w:ascii="Times New Roman" w:hAnsi="Times New Roman" w:cs="Times New Roman"/>
                <w:sz w:val="24"/>
                <w:szCs w:val="24"/>
                <w:rPrChange w:id="962" w:author="Usman Sohail" w:date="2020-05-22T04:53:00Z">
                  <w:rPr>
                    <w:rFonts w:ascii="Times New Roman" w:hAnsi="Times New Roman" w:cs="Times New Roman"/>
                  </w:rPr>
                </w:rPrChange>
              </w:rPr>
              <w:pPrChange w:id="963" w:author="Usman Sohail" w:date="2020-05-22T04:53:00Z">
                <w:pPr>
                  <w:pStyle w:val="BodyText"/>
                </w:pPr>
              </w:pPrChange>
            </w:pPr>
            <w:r w:rsidRPr="00A51DAD">
              <w:rPr>
                <w:rFonts w:ascii="Times New Roman" w:hAnsi="Times New Roman" w:cs="Times New Roman"/>
                <w:sz w:val="24"/>
                <w:szCs w:val="24"/>
                <w:rPrChange w:id="964" w:author="Usman Sohail" w:date="2020-05-22T04:53:00Z">
                  <w:rPr>
                    <w:rFonts w:ascii="Times New Roman" w:hAnsi="Times New Roman" w:cs="Times New Roman"/>
                  </w:rPr>
                </w:rPrChange>
              </w:rPr>
              <w:t>Testing Data</w:t>
            </w:r>
          </w:p>
        </w:tc>
        <w:tc>
          <w:tcPr>
            <w:tcW w:w="3378" w:type="dxa"/>
            <w:tcPrChange w:id="965" w:author="Usman Sohail" w:date="2020-05-22T04:53:00Z">
              <w:tcPr>
                <w:tcW w:w="4795" w:type="dxa"/>
              </w:tcPr>
            </w:tcPrChange>
          </w:tcPr>
          <w:p w14:paraId="15587B7B" w14:textId="3AE719BE" w:rsidR="001007D5" w:rsidRPr="00A51DAD" w:rsidRDefault="001007D5">
            <w:pPr>
              <w:pStyle w:val="BodyText"/>
              <w:jc w:val="center"/>
              <w:rPr>
                <w:rFonts w:ascii="Times New Roman" w:hAnsi="Times New Roman" w:cs="Times New Roman"/>
                <w:sz w:val="24"/>
                <w:szCs w:val="24"/>
                <w:rPrChange w:id="966" w:author="Usman Sohail" w:date="2020-05-22T04:53:00Z">
                  <w:rPr>
                    <w:rFonts w:ascii="Times New Roman" w:hAnsi="Times New Roman" w:cs="Times New Roman"/>
                  </w:rPr>
                </w:rPrChange>
              </w:rPr>
              <w:pPrChange w:id="967" w:author="Usman Sohail" w:date="2020-05-22T04:53:00Z">
                <w:pPr>
                  <w:pStyle w:val="BodyText"/>
                </w:pPr>
              </w:pPrChange>
            </w:pPr>
            <w:r w:rsidRPr="00A51DAD">
              <w:rPr>
                <w:rFonts w:ascii="Times New Roman" w:hAnsi="Times New Roman" w:cs="Times New Roman"/>
                <w:sz w:val="24"/>
                <w:szCs w:val="24"/>
                <w:rPrChange w:id="968" w:author="Usman Sohail" w:date="2020-05-22T04:53:00Z">
                  <w:rPr>
                    <w:rFonts w:ascii="Times New Roman" w:hAnsi="Times New Roman" w:cs="Times New Roman"/>
                  </w:rPr>
                </w:rPrChange>
              </w:rPr>
              <w:t>53.97</w:t>
            </w:r>
          </w:p>
        </w:tc>
      </w:tr>
    </w:tbl>
    <w:p w14:paraId="1902DE91" w14:textId="77777777" w:rsidR="00A51DAD" w:rsidRDefault="00A51DAD" w:rsidP="00A51DAD">
      <w:pPr>
        <w:pStyle w:val="BodyText"/>
        <w:rPr>
          <w:ins w:id="969" w:author="Usman Sohail" w:date="2020-05-22T04:53:00Z"/>
          <w:rFonts w:ascii="Times New Roman" w:hAnsi="Times New Roman" w:cs="Times New Roman"/>
          <w:sz w:val="24"/>
          <w:szCs w:val="24"/>
        </w:rPr>
      </w:pPr>
    </w:p>
    <w:p w14:paraId="70FD6950" w14:textId="40D72713" w:rsidR="001007D5" w:rsidRPr="00A51DAD" w:rsidRDefault="001007D5">
      <w:pPr>
        <w:pStyle w:val="BodyText"/>
        <w:rPr>
          <w:rFonts w:ascii="Times New Roman" w:hAnsi="Times New Roman" w:cs="Times New Roman"/>
          <w:sz w:val="24"/>
          <w:szCs w:val="24"/>
          <w:rPrChange w:id="970" w:author="Usman Sohail" w:date="2020-05-22T04:53:00Z">
            <w:rPr>
              <w:rFonts w:ascii="Times New Roman" w:hAnsi="Times New Roman" w:cs="Times New Roman"/>
            </w:rPr>
          </w:rPrChange>
        </w:rPr>
        <w:pPrChange w:id="971" w:author="Usman Sohail" w:date="2020-05-22T04:53:00Z">
          <w:pPr>
            <w:pStyle w:val="BodyText"/>
            <w:ind w:firstLine="360"/>
          </w:pPr>
        </w:pPrChange>
      </w:pPr>
      <w:r w:rsidRPr="00A51DAD">
        <w:rPr>
          <w:rFonts w:ascii="Times New Roman" w:hAnsi="Times New Roman" w:cs="Times New Roman"/>
          <w:sz w:val="24"/>
          <w:szCs w:val="24"/>
          <w:rPrChange w:id="972" w:author="Usman Sohail" w:date="2020-05-22T04:53:00Z">
            <w:rPr>
              <w:rFonts w:ascii="Times New Roman" w:hAnsi="Times New Roman" w:cs="Times New Roman"/>
            </w:rPr>
          </w:rPrChange>
        </w:rPr>
        <w:t>The following confusion matrix is generated:</w:t>
      </w:r>
    </w:p>
    <w:p w14:paraId="44BE02F2" w14:textId="6329E169" w:rsidR="001007D5" w:rsidRPr="00963407" w:rsidRDefault="001007D5">
      <w:pPr>
        <w:pStyle w:val="BodyText"/>
        <w:jc w:val="center"/>
        <w:rPr>
          <w:rFonts w:ascii="Times New Roman" w:hAnsi="Times New Roman" w:cs="Times New Roman"/>
        </w:rPr>
        <w:pPrChange w:id="973" w:author="Usman Sohail" w:date="2020-05-22T04:53:00Z">
          <w:pPr>
            <w:pStyle w:val="BodyText"/>
          </w:pPr>
        </w:pPrChange>
      </w:pPr>
      <w:r w:rsidRPr="00963407">
        <w:rPr>
          <w:rFonts w:ascii="Times New Roman" w:hAnsi="Times New Roman" w:cs="Times New Roman"/>
          <w:noProof/>
        </w:rPr>
        <w:drawing>
          <wp:inline distT="0" distB="0" distL="0" distR="0" wp14:anchorId="178BCF62" wp14:editId="2B2E31D4">
            <wp:extent cx="5242560" cy="5063020"/>
            <wp:effectExtent l="0" t="0" r="0" b="4445"/>
            <wp:docPr id="39" name="Picture 39" descr="C:\Users\Dyass\AppData\Local\Microsoft\Windows\INetCache\Content.MSO\A1C015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yass\AppData\Local\Microsoft\Windows\INetCache\Content.MSO\A1C0158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626" cy="5073707"/>
                    </a:xfrm>
                    <a:prstGeom prst="rect">
                      <a:avLst/>
                    </a:prstGeom>
                    <a:noFill/>
                    <a:ln>
                      <a:noFill/>
                    </a:ln>
                  </pic:spPr>
                </pic:pic>
              </a:graphicData>
            </a:graphic>
          </wp:inline>
        </w:drawing>
      </w:r>
    </w:p>
    <w:p w14:paraId="4883D282" w14:textId="77777777" w:rsidR="001007D5" w:rsidRPr="00A51DAD" w:rsidRDefault="001007D5" w:rsidP="001007D5">
      <w:pPr>
        <w:pStyle w:val="BodyText"/>
        <w:rPr>
          <w:rFonts w:ascii="Times New Roman" w:hAnsi="Times New Roman" w:cs="Times New Roman"/>
          <w:sz w:val="24"/>
          <w:szCs w:val="24"/>
          <w:rPrChange w:id="974" w:author="Usman Sohail" w:date="2020-05-22T04:53:00Z">
            <w:rPr>
              <w:rFonts w:ascii="Times New Roman" w:hAnsi="Times New Roman" w:cs="Times New Roman"/>
            </w:rPr>
          </w:rPrChange>
        </w:rPr>
      </w:pPr>
      <w:r w:rsidRPr="00A51DAD">
        <w:rPr>
          <w:rFonts w:ascii="Times New Roman" w:hAnsi="Times New Roman" w:cs="Times New Roman"/>
          <w:sz w:val="24"/>
          <w:szCs w:val="24"/>
          <w:rPrChange w:id="975" w:author="Usman Sohail" w:date="2020-05-22T04:53:00Z">
            <w:rPr>
              <w:rFonts w:ascii="Times New Roman" w:hAnsi="Times New Roman" w:cs="Times New Roman"/>
            </w:rPr>
          </w:rPrChange>
        </w:rPr>
        <w:t>The following classification reports is obtained:</w:t>
      </w:r>
    </w:p>
    <w:p w14:paraId="042FA1D8" w14:textId="77777777" w:rsidR="001007D5" w:rsidRPr="00A51DAD" w:rsidRDefault="001007D5" w:rsidP="001007D5">
      <w:pPr>
        <w:pStyle w:val="BodyText"/>
        <w:rPr>
          <w:rFonts w:ascii="Times New Roman" w:hAnsi="Times New Roman" w:cs="Times New Roman"/>
          <w:sz w:val="24"/>
          <w:szCs w:val="24"/>
          <w:rPrChange w:id="976" w:author="Usman Sohail" w:date="2020-05-22T04:53: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1007D5" w:rsidRPr="00A51DAD" w14:paraId="3F8C321F" w14:textId="77777777" w:rsidTr="00E82921">
        <w:tc>
          <w:tcPr>
            <w:tcW w:w="1810" w:type="dxa"/>
          </w:tcPr>
          <w:p w14:paraId="32607C10" w14:textId="77777777" w:rsidR="001007D5" w:rsidRPr="00A51DAD" w:rsidRDefault="001007D5">
            <w:pPr>
              <w:pStyle w:val="BodyText"/>
              <w:jc w:val="center"/>
              <w:rPr>
                <w:rFonts w:ascii="Times New Roman" w:hAnsi="Times New Roman" w:cs="Times New Roman"/>
                <w:sz w:val="24"/>
                <w:szCs w:val="24"/>
                <w:rPrChange w:id="977" w:author="Usman Sohail" w:date="2020-05-22T04:53:00Z">
                  <w:rPr>
                    <w:rFonts w:ascii="Times New Roman" w:hAnsi="Times New Roman" w:cs="Times New Roman"/>
                  </w:rPr>
                </w:rPrChange>
              </w:rPr>
              <w:pPrChange w:id="978" w:author="Usman Sohail" w:date="2020-05-22T04:53:00Z">
                <w:pPr>
                  <w:pStyle w:val="BodyText"/>
                </w:pPr>
              </w:pPrChange>
            </w:pPr>
          </w:p>
        </w:tc>
        <w:tc>
          <w:tcPr>
            <w:tcW w:w="2007" w:type="dxa"/>
          </w:tcPr>
          <w:p w14:paraId="3A844C2D" w14:textId="77777777" w:rsidR="001007D5" w:rsidRPr="00A51DAD" w:rsidRDefault="001007D5">
            <w:pPr>
              <w:pStyle w:val="BodyText"/>
              <w:jc w:val="center"/>
              <w:rPr>
                <w:rFonts w:ascii="Times New Roman" w:hAnsi="Times New Roman" w:cs="Times New Roman"/>
                <w:sz w:val="24"/>
                <w:szCs w:val="24"/>
                <w:rPrChange w:id="979" w:author="Usman Sohail" w:date="2020-05-22T04:53:00Z">
                  <w:rPr>
                    <w:rFonts w:ascii="Times New Roman" w:hAnsi="Times New Roman" w:cs="Times New Roman"/>
                  </w:rPr>
                </w:rPrChange>
              </w:rPr>
              <w:pPrChange w:id="980" w:author="Usman Sohail" w:date="2020-05-22T04:53:00Z">
                <w:pPr>
                  <w:pStyle w:val="BodyText"/>
                </w:pPr>
              </w:pPrChange>
            </w:pPr>
            <w:r w:rsidRPr="00A51DAD">
              <w:rPr>
                <w:rFonts w:ascii="Times New Roman" w:hAnsi="Times New Roman" w:cs="Times New Roman"/>
                <w:sz w:val="24"/>
                <w:szCs w:val="24"/>
                <w:rPrChange w:id="981" w:author="Usman Sohail" w:date="2020-05-22T04:53:00Z">
                  <w:rPr>
                    <w:rFonts w:ascii="Times New Roman" w:hAnsi="Times New Roman" w:cs="Times New Roman"/>
                  </w:rPr>
                </w:rPrChange>
              </w:rPr>
              <w:t>Precision</w:t>
            </w:r>
          </w:p>
        </w:tc>
        <w:tc>
          <w:tcPr>
            <w:tcW w:w="1938" w:type="dxa"/>
          </w:tcPr>
          <w:p w14:paraId="006B3670" w14:textId="77777777" w:rsidR="001007D5" w:rsidRPr="00A51DAD" w:rsidRDefault="001007D5">
            <w:pPr>
              <w:pStyle w:val="BodyText"/>
              <w:jc w:val="center"/>
              <w:rPr>
                <w:rFonts w:ascii="Times New Roman" w:hAnsi="Times New Roman" w:cs="Times New Roman"/>
                <w:sz w:val="24"/>
                <w:szCs w:val="24"/>
                <w:rPrChange w:id="982" w:author="Usman Sohail" w:date="2020-05-22T04:53:00Z">
                  <w:rPr>
                    <w:rFonts w:ascii="Times New Roman" w:hAnsi="Times New Roman" w:cs="Times New Roman"/>
                  </w:rPr>
                </w:rPrChange>
              </w:rPr>
              <w:pPrChange w:id="983" w:author="Usman Sohail" w:date="2020-05-22T04:53:00Z">
                <w:pPr>
                  <w:pStyle w:val="BodyText"/>
                </w:pPr>
              </w:pPrChange>
            </w:pPr>
            <w:r w:rsidRPr="00A51DAD">
              <w:rPr>
                <w:rFonts w:ascii="Times New Roman" w:hAnsi="Times New Roman" w:cs="Times New Roman"/>
                <w:sz w:val="24"/>
                <w:szCs w:val="24"/>
                <w:rPrChange w:id="984" w:author="Usman Sohail" w:date="2020-05-22T04:53:00Z">
                  <w:rPr>
                    <w:rFonts w:ascii="Times New Roman" w:hAnsi="Times New Roman" w:cs="Times New Roman"/>
                  </w:rPr>
                </w:rPrChange>
              </w:rPr>
              <w:t>Recall</w:t>
            </w:r>
          </w:p>
        </w:tc>
        <w:tc>
          <w:tcPr>
            <w:tcW w:w="1931" w:type="dxa"/>
          </w:tcPr>
          <w:p w14:paraId="2C14233B" w14:textId="77777777" w:rsidR="001007D5" w:rsidRPr="00A51DAD" w:rsidRDefault="001007D5">
            <w:pPr>
              <w:pStyle w:val="BodyText"/>
              <w:jc w:val="center"/>
              <w:rPr>
                <w:rFonts w:ascii="Times New Roman" w:hAnsi="Times New Roman" w:cs="Times New Roman"/>
                <w:sz w:val="24"/>
                <w:szCs w:val="24"/>
                <w:rPrChange w:id="985" w:author="Usman Sohail" w:date="2020-05-22T04:53:00Z">
                  <w:rPr>
                    <w:rFonts w:ascii="Times New Roman" w:hAnsi="Times New Roman" w:cs="Times New Roman"/>
                  </w:rPr>
                </w:rPrChange>
              </w:rPr>
              <w:pPrChange w:id="986" w:author="Usman Sohail" w:date="2020-05-22T04:53:00Z">
                <w:pPr>
                  <w:pStyle w:val="BodyText"/>
                </w:pPr>
              </w:pPrChange>
            </w:pPr>
            <w:r w:rsidRPr="00A51DAD">
              <w:rPr>
                <w:rFonts w:ascii="Times New Roman" w:hAnsi="Times New Roman" w:cs="Times New Roman"/>
                <w:sz w:val="24"/>
                <w:szCs w:val="24"/>
                <w:rPrChange w:id="987" w:author="Usman Sohail" w:date="2020-05-22T04:53:00Z">
                  <w:rPr>
                    <w:rFonts w:ascii="Times New Roman" w:hAnsi="Times New Roman" w:cs="Times New Roman"/>
                  </w:rPr>
                </w:rPrChange>
              </w:rPr>
              <w:t>F1-Score</w:t>
            </w:r>
          </w:p>
        </w:tc>
        <w:tc>
          <w:tcPr>
            <w:tcW w:w="1814" w:type="dxa"/>
          </w:tcPr>
          <w:p w14:paraId="1B985F49" w14:textId="77777777" w:rsidR="001007D5" w:rsidRPr="00A51DAD" w:rsidRDefault="001007D5">
            <w:pPr>
              <w:pStyle w:val="BodyText"/>
              <w:jc w:val="center"/>
              <w:rPr>
                <w:rFonts w:ascii="Times New Roman" w:hAnsi="Times New Roman" w:cs="Times New Roman"/>
                <w:sz w:val="24"/>
                <w:szCs w:val="24"/>
                <w:rPrChange w:id="988" w:author="Usman Sohail" w:date="2020-05-22T04:53:00Z">
                  <w:rPr>
                    <w:rFonts w:ascii="Times New Roman" w:hAnsi="Times New Roman" w:cs="Times New Roman"/>
                  </w:rPr>
                </w:rPrChange>
              </w:rPr>
              <w:pPrChange w:id="989" w:author="Usman Sohail" w:date="2020-05-22T04:53:00Z">
                <w:pPr>
                  <w:pStyle w:val="BodyText"/>
                </w:pPr>
              </w:pPrChange>
            </w:pPr>
            <w:r w:rsidRPr="00A51DAD">
              <w:rPr>
                <w:rFonts w:ascii="Times New Roman" w:hAnsi="Times New Roman" w:cs="Times New Roman"/>
                <w:sz w:val="24"/>
                <w:szCs w:val="24"/>
                <w:rPrChange w:id="990" w:author="Usman Sohail" w:date="2020-05-22T04:53:00Z">
                  <w:rPr>
                    <w:rFonts w:ascii="Times New Roman" w:hAnsi="Times New Roman" w:cs="Times New Roman"/>
                  </w:rPr>
                </w:rPrChange>
              </w:rPr>
              <w:t>Support</w:t>
            </w:r>
          </w:p>
        </w:tc>
      </w:tr>
      <w:tr w:rsidR="001007D5" w:rsidRPr="00A51DAD" w14:paraId="079C330B" w14:textId="77777777" w:rsidTr="00E82921">
        <w:tc>
          <w:tcPr>
            <w:tcW w:w="1810" w:type="dxa"/>
          </w:tcPr>
          <w:p w14:paraId="006BB31C" w14:textId="77777777" w:rsidR="001007D5" w:rsidRPr="00A51DAD" w:rsidRDefault="001007D5">
            <w:pPr>
              <w:pStyle w:val="BodyText"/>
              <w:jc w:val="center"/>
              <w:rPr>
                <w:rFonts w:ascii="Times New Roman" w:hAnsi="Times New Roman" w:cs="Times New Roman"/>
                <w:sz w:val="24"/>
                <w:szCs w:val="24"/>
                <w:rPrChange w:id="991" w:author="Usman Sohail" w:date="2020-05-22T04:53:00Z">
                  <w:rPr>
                    <w:rFonts w:ascii="Times New Roman" w:hAnsi="Times New Roman" w:cs="Times New Roman"/>
                  </w:rPr>
                </w:rPrChange>
              </w:rPr>
              <w:pPrChange w:id="992" w:author="Usman Sohail" w:date="2020-05-22T04:53:00Z">
                <w:pPr>
                  <w:pStyle w:val="BodyText"/>
                </w:pPr>
              </w:pPrChange>
            </w:pPr>
            <w:r w:rsidRPr="00A51DAD">
              <w:rPr>
                <w:rFonts w:ascii="Times New Roman" w:hAnsi="Times New Roman" w:cs="Times New Roman"/>
                <w:sz w:val="24"/>
                <w:szCs w:val="24"/>
                <w:rPrChange w:id="993" w:author="Usman Sohail" w:date="2020-05-22T04:53:00Z">
                  <w:rPr>
                    <w:rFonts w:ascii="Times New Roman" w:hAnsi="Times New Roman" w:cs="Times New Roman"/>
                  </w:rPr>
                </w:rPrChange>
              </w:rPr>
              <w:t>Negative</w:t>
            </w:r>
          </w:p>
        </w:tc>
        <w:tc>
          <w:tcPr>
            <w:tcW w:w="2007" w:type="dxa"/>
          </w:tcPr>
          <w:p w14:paraId="3EC2DAE4" w14:textId="29205B01" w:rsidR="001007D5" w:rsidRPr="00A51DAD" w:rsidRDefault="001007D5">
            <w:pPr>
              <w:pStyle w:val="BodyText"/>
              <w:jc w:val="center"/>
              <w:rPr>
                <w:rFonts w:ascii="Times New Roman" w:hAnsi="Times New Roman" w:cs="Times New Roman"/>
                <w:sz w:val="24"/>
                <w:szCs w:val="24"/>
                <w:rPrChange w:id="994" w:author="Usman Sohail" w:date="2020-05-22T04:53:00Z">
                  <w:rPr>
                    <w:rFonts w:ascii="Times New Roman" w:hAnsi="Times New Roman" w:cs="Times New Roman"/>
                  </w:rPr>
                </w:rPrChange>
              </w:rPr>
              <w:pPrChange w:id="995" w:author="Usman Sohail" w:date="2020-05-22T04:53:00Z">
                <w:pPr>
                  <w:pStyle w:val="BodyText"/>
                </w:pPr>
              </w:pPrChange>
            </w:pPr>
            <w:r w:rsidRPr="00A51DAD">
              <w:rPr>
                <w:rFonts w:ascii="Times New Roman" w:hAnsi="Times New Roman" w:cs="Times New Roman"/>
                <w:sz w:val="24"/>
                <w:szCs w:val="24"/>
                <w:rPrChange w:id="996" w:author="Usman Sohail" w:date="2020-05-22T04:53:00Z">
                  <w:rPr>
                    <w:rFonts w:ascii="Times New Roman" w:hAnsi="Times New Roman" w:cs="Times New Roman"/>
                  </w:rPr>
                </w:rPrChange>
              </w:rPr>
              <w:t>0.46</w:t>
            </w:r>
          </w:p>
        </w:tc>
        <w:tc>
          <w:tcPr>
            <w:tcW w:w="1938" w:type="dxa"/>
          </w:tcPr>
          <w:p w14:paraId="54542CA1" w14:textId="39A0E87D" w:rsidR="001007D5" w:rsidRPr="00A51DAD" w:rsidRDefault="001007D5">
            <w:pPr>
              <w:pStyle w:val="BodyText"/>
              <w:jc w:val="center"/>
              <w:rPr>
                <w:rFonts w:ascii="Times New Roman" w:hAnsi="Times New Roman" w:cs="Times New Roman"/>
                <w:sz w:val="24"/>
                <w:szCs w:val="24"/>
                <w:rPrChange w:id="997" w:author="Usman Sohail" w:date="2020-05-22T04:53:00Z">
                  <w:rPr>
                    <w:rFonts w:ascii="Times New Roman" w:hAnsi="Times New Roman" w:cs="Times New Roman"/>
                  </w:rPr>
                </w:rPrChange>
              </w:rPr>
              <w:pPrChange w:id="998" w:author="Usman Sohail" w:date="2020-05-22T04:53:00Z">
                <w:pPr>
                  <w:pStyle w:val="BodyText"/>
                </w:pPr>
              </w:pPrChange>
            </w:pPr>
            <w:r w:rsidRPr="00A51DAD">
              <w:rPr>
                <w:rFonts w:ascii="Times New Roman" w:hAnsi="Times New Roman" w:cs="Times New Roman"/>
                <w:sz w:val="24"/>
                <w:szCs w:val="24"/>
                <w:rPrChange w:id="999" w:author="Usman Sohail" w:date="2020-05-22T04:53:00Z">
                  <w:rPr>
                    <w:rFonts w:ascii="Times New Roman" w:hAnsi="Times New Roman" w:cs="Times New Roman"/>
                  </w:rPr>
                </w:rPrChange>
              </w:rPr>
              <w:t>0.37</w:t>
            </w:r>
          </w:p>
        </w:tc>
        <w:tc>
          <w:tcPr>
            <w:tcW w:w="1931" w:type="dxa"/>
          </w:tcPr>
          <w:p w14:paraId="3C40EC96" w14:textId="60FEF167" w:rsidR="001007D5" w:rsidRPr="00A51DAD" w:rsidRDefault="001007D5">
            <w:pPr>
              <w:pStyle w:val="BodyText"/>
              <w:jc w:val="center"/>
              <w:rPr>
                <w:rFonts w:ascii="Times New Roman" w:hAnsi="Times New Roman" w:cs="Times New Roman"/>
                <w:sz w:val="24"/>
                <w:szCs w:val="24"/>
                <w:rPrChange w:id="1000" w:author="Usman Sohail" w:date="2020-05-22T04:53:00Z">
                  <w:rPr>
                    <w:rFonts w:ascii="Times New Roman" w:hAnsi="Times New Roman" w:cs="Times New Roman"/>
                  </w:rPr>
                </w:rPrChange>
              </w:rPr>
              <w:pPrChange w:id="1001" w:author="Usman Sohail" w:date="2020-05-22T04:53:00Z">
                <w:pPr>
                  <w:pStyle w:val="BodyText"/>
                </w:pPr>
              </w:pPrChange>
            </w:pPr>
            <w:r w:rsidRPr="00A51DAD">
              <w:rPr>
                <w:rFonts w:ascii="Times New Roman" w:hAnsi="Times New Roman" w:cs="Times New Roman"/>
                <w:sz w:val="24"/>
                <w:szCs w:val="24"/>
                <w:rPrChange w:id="1002" w:author="Usman Sohail" w:date="2020-05-22T04:53:00Z">
                  <w:rPr>
                    <w:rFonts w:ascii="Times New Roman" w:hAnsi="Times New Roman" w:cs="Times New Roman"/>
                  </w:rPr>
                </w:rPrChange>
              </w:rPr>
              <w:t>0.41</w:t>
            </w:r>
          </w:p>
        </w:tc>
        <w:tc>
          <w:tcPr>
            <w:tcW w:w="1814" w:type="dxa"/>
          </w:tcPr>
          <w:p w14:paraId="21C11701" w14:textId="77777777" w:rsidR="001007D5" w:rsidRPr="00A51DAD" w:rsidRDefault="001007D5">
            <w:pPr>
              <w:pStyle w:val="BodyText"/>
              <w:jc w:val="center"/>
              <w:rPr>
                <w:rFonts w:ascii="Times New Roman" w:hAnsi="Times New Roman" w:cs="Times New Roman"/>
                <w:sz w:val="24"/>
                <w:szCs w:val="24"/>
                <w:rPrChange w:id="1003" w:author="Usman Sohail" w:date="2020-05-22T04:53:00Z">
                  <w:rPr>
                    <w:rFonts w:ascii="Times New Roman" w:hAnsi="Times New Roman" w:cs="Times New Roman"/>
                  </w:rPr>
                </w:rPrChange>
              </w:rPr>
              <w:pPrChange w:id="1004" w:author="Usman Sohail" w:date="2020-05-22T04:53:00Z">
                <w:pPr>
                  <w:pStyle w:val="BodyText"/>
                </w:pPr>
              </w:pPrChange>
            </w:pPr>
            <w:r w:rsidRPr="00A51DAD">
              <w:rPr>
                <w:rFonts w:ascii="Times New Roman" w:hAnsi="Times New Roman" w:cs="Times New Roman"/>
                <w:sz w:val="24"/>
                <w:szCs w:val="24"/>
                <w:rPrChange w:id="1005" w:author="Usman Sohail" w:date="2020-05-22T04:53:00Z">
                  <w:rPr>
                    <w:rFonts w:ascii="Times New Roman" w:hAnsi="Times New Roman" w:cs="Times New Roman"/>
                  </w:rPr>
                </w:rPrChange>
              </w:rPr>
              <w:t>1039</w:t>
            </w:r>
          </w:p>
        </w:tc>
      </w:tr>
      <w:tr w:rsidR="001007D5" w:rsidRPr="00A51DAD" w14:paraId="12C3DD8A" w14:textId="77777777" w:rsidTr="00E82921">
        <w:tc>
          <w:tcPr>
            <w:tcW w:w="1810" w:type="dxa"/>
          </w:tcPr>
          <w:p w14:paraId="0E5EF0E2" w14:textId="77777777" w:rsidR="001007D5" w:rsidRPr="00A51DAD" w:rsidRDefault="001007D5">
            <w:pPr>
              <w:pStyle w:val="BodyText"/>
              <w:jc w:val="center"/>
              <w:rPr>
                <w:rFonts w:ascii="Times New Roman" w:hAnsi="Times New Roman" w:cs="Times New Roman"/>
                <w:sz w:val="24"/>
                <w:szCs w:val="24"/>
                <w:rPrChange w:id="1006" w:author="Usman Sohail" w:date="2020-05-22T04:53:00Z">
                  <w:rPr>
                    <w:rFonts w:ascii="Times New Roman" w:hAnsi="Times New Roman" w:cs="Times New Roman"/>
                  </w:rPr>
                </w:rPrChange>
              </w:rPr>
              <w:pPrChange w:id="1007" w:author="Usman Sohail" w:date="2020-05-22T04:53:00Z">
                <w:pPr>
                  <w:pStyle w:val="BodyText"/>
                </w:pPr>
              </w:pPrChange>
            </w:pPr>
            <w:r w:rsidRPr="00A51DAD">
              <w:rPr>
                <w:rFonts w:ascii="Times New Roman" w:hAnsi="Times New Roman" w:cs="Times New Roman"/>
                <w:sz w:val="24"/>
                <w:szCs w:val="24"/>
                <w:rPrChange w:id="1008" w:author="Usman Sohail" w:date="2020-05-22T04:53:00Z">
                  <w:rPr>
                    <w:rFonts w:ascii="Times New Roman" w:hAnsi="Times New Roman" w:cs="Times New Roman"/>
                  </w:rPr>
                </w:rPrChange>
              </w:rPr>
              <w:t>Neutral</w:t>
            </w:r>
          </w:p>
        </w:tc>
        <w:tc>
          <w:tcPr>
            <w:tcW w:w="2007" w:type="dxa"/>
          </w:tcPr>
          <w:p w14:paraId="6B4BD74E" w14:textId="5474FDEB" w:rsidR="001007D5" w:rsidRPr="00A51DAD" w:rsidRDefault="001007D5">
            <w:pPr>
              <w:pStyle w:val="BodyText"/>
              <w:jc w:val="center"/>
              <w:rPr>
                <w:rFonts w:ascii="Times New Roman" w:hAnsi="Times New Roman" w:cs="Times New Roman"/>
                <w:sz w:val="24"/>
                <w:szCs w:val="24"/>
                <w:rPrChange w:id="1009" w:author="Usman Sohail" w:date="2020-05-22T04:53:00Z">
                  <w:rPr>
                    <w:rFonts w:ascii="Times New Roman" w:hAnsi="Times New Roman" w:cs="Times New Roman"/>
                  </w:rPr>
                </w:rPrChange>
              </w:rPr>
              <w:pPrChange w:id="1010" w:author="Usman Sohail" w:date="2020-05-22T04:53:00Z">
                <w:pPr>
                  <w:pStyle w:val="BodyText"/>
                </w:pPr>
              </w:pPrChange>
            </w:pPr>
            <w:r w:rsidRPr="00A51DAD">
              <w:rPr>
                <w:rFonts w:ascii="Times New Roman" w:hAnsi="Times New Roman" w:cs="Times New Roman"/>
                <w:sz w:val="24"/>
                <w:szCs w:val="24"/>
                <w:rPrChange w:id="1011" w:author="Usman Sohail" w:date="2020-05-22T04:53:00Z">
                  <w:rPr>
                    <w:rFonts w:ascii="Times New Roman" w:hAnsi="Times New Roman" w:cs="Times New Roman"/>
                  </w:rPr>
                </w:rPrChange>
              </w:rPr>
              <w:t>0.59</w:t>
            </w:r>
          </w:p>
        </w:tc>
        <w:tc>
          <w:tcPr>
            <w:tcW w:w="1938" w:type="dxa"/>
          </w:tcPr>
          <w:p w14:paraId="578FB6EF" w14:textId="27BCED74" w:rsidR="001007D5" w:rsidRPr="00A51DAD" w:rsidRDefault="001007D5">
            <w:pPr>
              <w:pStyle w:val="BodyText"/>
              <w:jc w:val="center"/>
              <w:rPr>
                <w:rFonts w:ascii="Times New Roman" w:hAnsi="Times New Roman" w:cs="Times New Roman"/>
                <w:sz w:val="24"/>
                <w:szCs w:val="24"/>
                <w:rPrChange w:id="1012" w:author="Usman Sohail" w:date="2020-05-22T04:53:00Z">
                  <w:rPr>
                    <w:rFonts w:ascii="Times New Roman" w:hAnsi="Times New Roman" w:cs="Times New Roman"/>
                  </w:rPr>
                </w:rPrChange>
              </w:rPr>
              <w:pPrChange w:id="1013" w:author="Usman Sohail" w:date="2020-05-22T04:53:00Z">
                <w:pPr>
                  <w:pStyle w:val="BodyText"/>
                </w:pPr>
              </w:pPrChange>
            </w:pPr>
            <w:r w:rsidRPr="00A51DAD">
              <w:rPr>
                <w:rFonts w:ascii="Times New Roman" w:hAnsi="Times New Roman" w:cs="Times New Roman"/>
                <w:sz w:val="24"/>
                <w:szCs w:val="24"/>
                <w:rPrChange w:id="1014" w:author="Usman Sohail" w:date="2020-05-22T04:53:00Z">
                  <w:rPr>
                    <w:rFonts w:ascii="Times New Roman" w:hAnsi="Times New Roman" w:cs="Times New Roman"/>
                  </w:rPr>
                </w:rPrChange>
              </w:rPr>
              <w:t>0.66</w:t>
            </w:r>
          </w:p>
        </w:tc>
        <w:tc>
          <w:tcPr>
            <w:tcW w:w="1931" w:type="dxa"/>
          </w:tcPr>
          <w:p w14:paraId="3F69C25F" w14:textId="65D13A48" w:rsidR="001007D5" w:rsidRPr="00A51DAD" w:rsidRDefault="001007D5">
            <w:pPr>
              <w:pStyle w:val="BodyText"/>
              <w:jc w:val="center"/>
              <w:rPr>
                <w:rFonts w:ascii="Times New Roman" w:hAnsi="Times New Roman" w:cs="Times New Roman"/>
                <w:sz w:val="24"/>
                <w:szCs w:val="24"/>
                <w:rPrChange w:id="1015" w:author="Usman Sohail" w:date="2020-05-22T04:53:00Z">
                  <w:rPr>
                    <w:rFonts w:ascii="Times New Roman" w:hAnsi="Times New Roman" w:cs="Times New Roman"/>
                  </w:rPr>
                </w:rPrChange>
              </w:rPr>
              <w:pPrChange w:id="1016" w:author="Usman Sohail" w:date="2020-05-22T04:53:00Z">
                <w:pPr>
                  <w:pStyle w:val="BodyText"/>
                </w:pPr>
              </w:pPrChange>
            </w:pPr>
            <w:r w:rsidRPr="00A51DAD">
              <w:rPr>
                <w:rFonts w:ascii="Times New Roman" w:hAnsi="Times New Roman" w:cs="Times New Roman"/>
                <w:sz w:val="24"/>
                <w:szCs w:val="24"/>
                <w:rPrChange w:id="1017" w:author="Usman Sohail" w:date="2020-05-22T04:53:00Z">
                  <w:rPr>
                    <w:rFonts w:ascii="Times New Roman" w:hAnsi="Times New Roman" w:cs="Times New Roman"/>
                  </w:rPr>
                </w:rPrChange>
              </w:rPr>
              <w:t>0.62</w:t>
            </w:r>
          </w:p>
        </w:tc>
        <w:tc>
          <w:tcPr>
            <w:tcW w:w="1814" w:type="dxa"/>
          </w:tcPr>
          <w:p w14:paraId="57527E4B" w14:textId="77777777" w:rsidR="001007D5" w:rsidRPr="00A51DAD" w:rsidRDefault="001007D5">
            <w:pPr>
              <w:pStyle w:val="BodyText"/>
              <w:jc w:val="center"/>
              <w:rPr>
                <w:rFonts w:ascii="Times New Roman" w:hAnsi="Times New Roman" w:cs="Times New Roman"/>
                <w:sz w:val="24"/>
                <w:szCs w:val="24"/>
                <w:rPrChange w:id="1018" w:author="Usman Sohail" w:date="2020-05-22T04:53:00Z">
                  <w:rPr>
                    <w:rFonts w:ascii="Times New Roman" w:hAnsi="Times New Roman" w:cs="Times New Roman"/>
                  </w:rPr>
                </w:rPrChange>
              </w:rPr>
              <w:pPrChange w:id="1019" w:author="Usman Sohail" w:date="2020-05-22T04:53:00Z">
                <w:pPr>
                  <w:pStyle w:val="BodyText"/>
                </w:pPr>
              </w:pPrChange>
            </w:pPr>
            <w:r w:rsidRPr="00A51DAD">
              <w:rPr>
                <w:rFonts w:ascii="Times New Roman" w:hAnsi="Times New Roman" w:cs="Times New Roman"/>
                <w:sz w:val="24"/>
                <w:szCs w:val="24"/>
                <w:rPrChange w:id="1020" w:author="Usman Sohail" w:date="2020-05-22T04:53:00Z">
                  <w:rPr>
                    <w:rFonts w:ascii="Times New Roman" w:hAnsi="Times New Roman" w:cs="Times New Roman"/>
                  </w:rPr>
                </w:rPrChange>
              </w:rPr>
              <w:t>1819</w:t>
            </w:r>
          </w:p>
        </w:tc>
      </w:tr>
      <w:tr w:rsidR="001007D5" w:rsidRPr="00A51DAD" w14:paraId="6ECC5085" w14:textId="77777777" w:rsidTr="00E82921">
        <w:tc>
          <w:tcPr>
            <w:tcW w:w="1810" w:type="dxa"/>
          </w:tcPr>
          <w:p w14:paraId="7F16A5E2" w14:textId="77777777" w:rsidR="001007D5" w:rsidRPr="00A51DAD" w:rsidRDefault="001007D5">
            <w:pPr>
              <w:pStyle w:val="BodyText"/>
              <w:jc w:val="center"/>
              <w:rPr>
                <w:rFonts w:ascii="Times New Roman" w:hAnsi="Times New Roman" w:cs="Times New Roman"/>
                <w:sz w:val="24"/>
                <w:szCs w:val="24"/>
                <w:rPrChange w:id="1021" w:author="Usman Sohail" w:date="2020-05-22T04:53:00Z">
                  <w:rPr>
                    <w:rFonts w:ascii="Times New Roman" w:hAnsi="Times New Roman" w:cs="Times New Roman"/>
                  </w:rPr>
                </w:rPrChange>
              </w:rPr>
              <w:pPrChange w:id="1022" w:author="Usman Sohail" w:date="2020-05-22T04:53:00Z">
                <w:pPr>
                  <w:pStyle w:val="BodyText"/>
                </w:pPr>
              </w:pPrChange>
            </w:pPr>
            <w:r w:rsidRPr="00A51DAD">
              <w:rPr>
                <w:rFonts w:ascii="Times New Roman" w:hAnsi="Times New Roman" w:cs="Times New Roman"/>
                <w:sz w:val="24"/>
                <w:szCs w:val="24"/>
                <w:rPrChange w:id="1023" w:author="Usman Sohail" w:date="2020-05-22T04:53:00Z">
                  <w:rPr>
                    <w:rFonts w:ascii="Times New Roman" w:hAnsi="Times New Roman" w:cs="Times New Roman"/>
                  </w:rPr>
                </w:rPrChange>
              </w:rPr>
              <w:t>Positive</w:t>
            </w:r>
          </w:p>
        </w:tc>
        <w:tc>
          <w:tcPr>
            <w:tcW w:w="2007" w:type="dxa"/>
          </w:tcPr>
          <w:p w14:paraId="22E6DC7E" w14:textId="722F1536" w:rsidR="001007D5" w:rsidRPr="00A51DAD" w:rsidRDefault="001007D5">
            <w:pPr>
              <w:pStyle w:val="BodyText"/>
              <w:jc w:val="center"/>
              <w:rPr>
                <w:rFonts w:ascii="Times New Roman" w:hAnsi="Times New Roman" w:cs="Times New Roman"/>
                <w:sz w:val="24"/>
                <w:szCs w:val="24"/>
                <w:rPrChange w:id="1024" w:author="Usman Sohail" w:date="2020-05-22T04:53:00Z">
                  <w:rPr>
                    <w:rFonts w:ascii="Times New Roman" w:hAnsi="Times New Roman" w:cs="Times New Roman"/>
                  </w:rPr>
                </w:rPrChange>
              </w:rPr>
              <w:pPrChange w:id="1025" w:author="Usman Sohail" w:date="2020-05-22T04:53:00Z">
                <w:pPr>
                  <w:pStyle w:val="BodyText"/>
                </w:pPr>
              </w:pPrChange>
            </w:pPr>
            <w:r w:rsidRPr="00A51DAD">
              <w:rPr>
                <w:rFonts w:ascii="Times New Roman" w:hAnsi="Times New Roman" w:cs="Times New Roman"/>
                <w:sz w:val="24"/>
                <w:szCs w:val="24"/>
                <w:rPrChange w:id="1026" w:author="Usman Sohail" w:date="2020-05-22T04:53:00Z">
                  <w:rPr>
                    <w:rFonts w:ascii="Times New Roman" w:hAnsi="Times New Roman" w:cs="Times New Roman"/>
                  </w:rPr>
                </w:rPrChange>
              </w:rPr>
              <w:t>0.51</w:t>
            </w:r>
          </w:p>
        </w:tc>
        <w:tc>
          <w:tcPr>
            <w:tcW w:w="1938" w:type="dxa"/>
          </w:tcPr>
          <w:p w14:paraId="0DA59E53" w14:textId="1E54A5A1" w:rsidR="001007D5" w:rsidRPr="00A51DAD" w:rsidRDefault="001007D5">
            <w:pPr>
              <w:pStyle w:val="BodyText"/>
              <w:jc w:val="center"/>
              <w:rPr>
                <w:rFonts w:ascii="Times New Roman" w:hAnsi="Times New Roman" w:cs="Times New Roman"/>
                <w:sz w:val="24"/>
                <w:szCs w:val="24"/>
                <w:rPrChange w:id="1027" w:author="Usman Sohail" w:date="2020-05-22T04:53:00Z">
                  <w:rPr>
                    <w:rFonts w:ascii="Times New Roman" w:hAnsi="Times New Roman" w:cs="Times New Roman"/>
                  </w:rPr>
                </w:rPrChange>
              </w:rPr>
              <w:pPrChange w:id="1028" w:author="Usman Sohail" w:date="2020-05-22T04:53:00Z">
                <w:pPr>
                  <w:pStyle w:val="BodyText"/>
                </w:pPr>
              </w:pPrChange>
            </w:pPr>
            <w:r w:rsidRPr="00A51DAD">
              <w:rPr>
                <w:rFonts w:ascii="Times New Roman" w:hAnsi="Times New Roman" w:cs="Times New Roman"/>
                <w:sz w:val="24"/>
                <w:szCs w:val="24"/>
                <w:rPrChange w:id="1029" w:author="Usman Sohail" w:date="2020-05-22T04:53:00Z">
                  <w:rPr>
                    <w:rFonts w:ascii="Times New Roman" w:hAnsi="Times New Roman" w:cs="Times New Roman"/>
                  </w:rPr>
                </w:rPrChange>
              </w:rPr>
              <w:t>0.50</w:t>
            </w:r>
          </w:p>
        </w:tc>
        <w:tc>
          <w:tcPr>
            <w:tcW w:w="1931" w:type="dxa"/>
          </w:tcPr>
          <w:p w14:paraId="25B793BF" w14:textId="6B915B57" w:rsidR="001007D5" w:rsidRPr="00A51DAD" w:rsidRDefault="001007D5">
            <w:pPr>
              <w:pStyle w:val="BodyText"/>
              <w:jc w:val="center"/>
              <w:rPr>
                <w:rFonts w:ascii="Times New Roman" w:hAnsi="Times New Roman" w:cs="Times New Roman"/>
                <w:sz w:val="24"/>
                <w:szCs w:val="24"/>
                <w:rPrChange w:id="1030" w:author="Usman Sohail" w:date="2020-05-22T04:53:00Z">
                  <w:rPr>
                    <w:rFonts w:ascii="Times New Roman" w:hAnsi="Times New Roman" w:cs="Times New Roman"/>
                  </w:rPr>
                </w:rPrChange>
              </w:rPr>
              <w:pPrChange w:id="1031" w:author="Usman Sohail" w:date="2020-05-22T04:53:00Z">
                <w:pPr>
                  <w:pStyle w:val="BodyText"/>
                </w:pPr>
              </w:pPrChange>
            </w:pPr>
            <w:r w:rsidRPr="00A51DAD">
              <w:rPr>
                <w:rFonts w:ascii="Times New Roman" w:hAnsi="Times New Roman" w:cs="Times New Roman"/>
                <w:sz w:val="24"/>
                <w:szCs w:val="24"/>
                <w:rPrChange w:id="1032" w:author="Usman Sohail" w:date="2020-05-22T04:53:00Z">
                  <w:rPr>
                    <w:rFonts w:ascii="Times New Roman" w:hAnsi="Times New Roman" w:cs="Times New Roman"/>
                  </w:rPr>
                </w:rPrChange>
              </w:rPr>
              <w:t>0.51</w:t>
            </w:r>
          </w:p>
        </w:tc>
        <w:tc>
          <w:tcPr>
            <w:tcW w:w="1814" w:type="dxa"/>
          </w:tcPr>
          <w:p w14:paraId="0EABC5B4" w14:textId="77777777" w:rsidR="001007D5" w:rsidRPr="00A51DAD" w:rsidRDefault="001007D5">
            <w:pPr>
              <w:pStyle w:val="BodyText"/>
              <w:jc w:val="center"/>
              <w:rPr>
                <w:rFonts w:ascii="Times New Roman" w:hAnsi="Times New Roman" w:cs="Times New Roman"/>
                <w:sz w:val="24"/>
                <w:szCs w:val="24"/>
                <w:rPrChange w:id="1033" w:author="Usman Sohail" w:date="2020-05-22T04:53:00Z">
                  <w:rPr>
                    <w:rFonts w:ascii="Times New Roman" w:hAnsi="Times New Roman" w:cs="Times New Roman"/>
                  </w:rPr>
                </w:rPrChange>
              </w:rPr>
              <w:pPrChange w:id="1034" w:author="Usman Sohail" w:date="2020-05-22T04:53:00Z">
                <w:pPr>
                  <w:pStyle w:val="BodyText"/>
                </w:pPr>
              </w:pPrChange>
            </w:pPr>
            <w:r w:rsidRPr="00A51DAD">
              <w:rPr>
                <w:rFonts w:ascii="Times New Roman" w:hAnsi="Times New Roman" w:cs="Times New Roman"/>
                <w:sz w:val="24"/>
                <w:szCs w:val="24"/>
                <w:rPrChange w:id="1035" w:author="Usman Sohail" w:date="2020-05-22T04:53:00Z">
                  <w:rPr>
                    <w:rFonts w:ascii="Times New Roman" w:hAnsi="Times New Roman" w:cs="Times New Roman"/>
                  </w:rPr>
                </w:rPrChange>
              </w:rPr>
              <w:t>1188</w:t>
            </w:r>
          </w:p>
        </w:tc>
      </w:tr>
      <w:tr w:rsidR="001007D5" w:rsidRPr="00A51DAD" w14:paraId="3A2F30C1" w14:textId="77777777" w:rsidTr="00E82921">
        <w:tc>
          <w:tcPr>
            <w:tcW w:w="1810" w:type="dxa"/>
          </w:tcPr>
          <w:p w14:paraId="2F39FF1F" w14:textId="77777777" w:rsidR="001007D5" w:rsidRPr="00A51DAD" w:rsidRDefault="001007D5">
            <w:pPr>
              <w:pStyle w:val="BodyText"/>
              <w:jc w:val="center"/>
              <w:rPr>
                <w:rFonts w:ascii="Times New Roman" w:hAnsi="Times New Roman" w:cs="Times New Roman"/>
                <w:sz w:val="24"/>
                <w:szCs w:val="24"/>
                <w:rPrChange w:id="1036" w:author="Usman Sohail" w:date="2020-05-22T04:53:00Z">
                  <w:rPr>
                    <w:rFonts w:ascii="Times New Roman" w:hAnsi="Times New Roman" w:cs="Times New Roman"/>
                  </w:rPr>
                </w:rPrChange>
              </w:rPr>
              <w:pPrChange w:id="1037" w:author="Usman Sohail" w:date="2020-05-22T04:53:00Z">
                <w:pPr>
                  <w:pStyle w:val="BodyText"/>
                </w:pPr>
              </w:pPrChange>
            </w:pPr>
            <w:r w:rsidRPr="00A51DAD">
              <w:rPr>
                <w:rFonts w:ascii="Times New Roman" w:hAnsi="Times New Roman" w:cs="Times New Roman"/>
                <w:sz w:val="24"/>
                <w:szCs w:val="24"/>
                <w:rPrChange w:id="1038" w:author="Usman Sohail" w:date="2020-05-22T04:53:00Z">
                  <w:rPr>
                    <w:rFonts w:ascii="Times New Roman" w:hAnsi="Times New Roman" w:cs="Times New Roman"/>
                  </w:rPr>
                </w:rPrChange>
              </w:rPr>
              <w:t>Accuracy</w:t>
            </w:r>
          </w:p>
        </w:tc>
        <w:tc>
          <w:tcPr>
            <w:tcW w:w="2007" w:type="dxa"/>
          </w:tcPr>
          <w:p w14:paraId="5EFD0507" w14:textId="77777777" w:rsidR="001007D5" w:rsidRPr="00A51DAD" w:rsidRDefault="001007D5">
            <w:pPr>
              <w:pStyle w:val="BodyText"/>
              <w:jc w:val="center"/>
              <w:rPr>
                <w:rFonts w:ascii="Times New Roman" w:hAnsi="Times New Roman" w:cs="Times New Roman"/>
                <w:sz w:val="24"/>
                <w:szCs w:val="24"/>
                <w:rPrChange w:id="1039" w:author="Usman Sohail" w:date="2020-05-22T04:53:00Z">
                  <w:rPr>
                    <w:rFonts w:ascii="Times New Roman" w:hAnsi="Times New Roman" w:cs="Times New Roman"/>
                  </w:rPr>
                </w:rPrChange>
              </w:rPr>
              <w:pPrChange w:id="1040" w:author="Usman Sohail" w:date="2020-05-22T04:53:00Z">
                <w:pPr>
                  <w:pStyle w:val="BodyText"/>
                </w:pPr>
              </w:pPrChange>
            </w:pPr>
          </w:p>
        </w:tc>
        <w:tc>
          <w:tcPr>
            <w:tcW w:w="1938" w:type="dxa"/>
          </w:tcPr>
          <w:p w14:paraId="2BB6C34C" w14:textId="77777777" w:rsidR="001007D5" w:rsidRPr="00A51DAD" w:rsidRDefault="001007D5">
            <w:pPr>
              <w:pStyle w:val="BodyText"/>
              <w:jc w:val="center"/>
              <w:rPr>
                <w:rFonts w:ascii="Times New Roman" w:hAnsi="Times New Roman" w:cs="Times New Roman"/>
                <w:sz w:val="24"/>
                <w:szCs w:val="24"/>
                <w:rPrChange w:id="1041" w:author="Usman Sohail" w:date="2020-05-22T04:53:00Z">
                  <w:rPr>
                    <w:rFonts w:ascii="Times New Roman" w:hAnsi="Times New Roman" w:cs="Times New Roman"/>
                  </w:rPr>
                </w:rPrChange>
              </w:rPr>
              <w:pPrChange w:id="1042" w:author="Usman Sohail" w:date="2020-05-22T04:53:00Z">
                <w:pPr>
                  <w:pStyle w:val="BodyText"/>
                </w:pPr>
              </w:pPrChange>
            </w:pPr>
          </w:p>
        </w:tc>
        <w:tc>
          <w:tcPr>
            <w:tcW w:w="1931" w:type="dxa"/>
          </w:tcPr>
          <w:p w14:paraId="1D6F07B7" w14:textId="32051CBE" w:rsidR="001007D5" w:rsidRPr="00A51DAD" w:rsidRDefault="001007D5">
            <w:pPr>
              <w:pStyle w:val="BodyText"/>
              <w:jc w:val="center"/>
              <w:rPr>
                <w:rFonts w:ascii="Times New Roman" w:hAnsi="Times New Roman" w:cs="Times New Roman"/>
                <w:sz w:val="24"/>
                <w:szCs w:val="24"/>
                <w:rPrChange w:id="1043" w:author="Usman Sohail" w:date="2020-05-22T04:53:00Z">
                  <w:rPr>
                    <w:rFonts w:ascii="Times New Roman" w:hAnsi="Times New Roman" w:cs="Times New Roman"/>
                  </w:rPr>
                </w:rPrChange>
              </w:rPr>
              <w:pPrChange w:id="1044" w:author="Usman Sohail" w:date="2020-05-22T04:53:00Z">
                <w:pPr>
                  <w:pStyle w:val="BodyText"/>
                </w:pPr>
              </w:pPrChange>
            </w:pPr>
            <w:r w:rsidRPr="00A51DAD">
              <w:rPr>
                <w:rFonts w:ascii="Times New Roman" w:hAnsi="Times New Roman" w:cs="Times New Roman"/>
                <w:sz w:val="24"/>
                <w:szCs w:val="24"/>
                <w:rPrChange w:id="1045" w:author="Usman Sohail" w:date="2020-05-22T04:53:00Z">
                  <w:rPr>
                    <w:rFonts w:ascii="Times New Roman" w:hAnsi="Times New Roman" w:cs="Times New Roman"/>
                  </w:rPr>
                </w:rPrChange>
              </w:rPr>
              <w:t>0.54</w:t>
            </w:r>
          </w:p>
        </w:tc>
        <w:tc>
          <w:tcPr>
            <w:tcW w:w="1814" w:type="dxa"/>
          </w:tcPr>
          <w:p w14:paraId="4787A76F" w14:textId="77777777" w:rsidR="001007D5" w:rsidRPr="00A51DAD" w:rsidRDefault="001007D5">
            <w:pPr>
              <w:pStyle w:val="BodyText"/>
              <w:jc w:val="center"/>
              <w:rPr>
                <w:rFonts w:ascii="Times New Roman" w:hAnsi="Times New Roman" w:cs="Times New Roman"/>
                <w:sz w:val="24"/>
                <w:szCs w:val="24"/>
                <w:rPrChange w:id="1046" w:author="Usman Sohail" w:date="2020-05-22T04:53:00Z">
                  <w:rPr>
                    <w:rFonts w:ascii="Times New Roman" w:hAnsi="Times New Roman" w:cs="Times New Roman"/>
                  </w:rPr>
                </w:rPrChange>
              </w:rPr>
              <w:pPrChange w:id="1047" w:author="Usman Sohail" w:date="2020-05-22T04:53:00Z">
                <w:pPr>
                  <w:pStyle w:val="BodyText"/>
                </w:pPr>
              </w:pPrChange>
            </w:pPr>
            <w:r w:rsidRPr="00A51DAD">
              <w:rPr>
                <w:rFonts w:ascii="Times New Roman" w:hAnsi="Times New Roman" w:cs="Times New Roman"/>
                <w:sz w:val="24"/>
                <w:szCs w:val="24"/>
                <w:rPrChange w:id="1048" w:author="Usman Sohail" w:date="2020-05-22T04:53:00Z">
                  <w:rPr>
                    <w:rFonts w:ascii="Times New Roman" w:hAnsi="Times New Roman" w:cs="Times New Roman"/>
                  </w:rPr>
                </w:rPrChange>
              </w:rPr>
              <w:t>4046</w:t>
            </w:r>
          </w:p>
        </w:tc>
      </w:tr>
      <w:tr w:rsidR="001007D5" w:rsidRPr="00A51DAD" w14:paraId="08E4876B" w14:textId="77777777" w:rsidTr="00E82921">
        <w:tc>
          <w:tcPr>
            <w:tcW w:w="1810" w:type="dxa"/>
          </w:tcPr>
          <w:p w14:paraId="3F6E3760" w14:textId="77777777" w:rsidR="001007D5" w:rsidRPr="00A51DAD" w:rsidRDefault="001007D5">
            <w:pPr>
              <w:pStyle w:val="BodyText"/>
              <w:jc w:val="center"/>
              <w:rPr>
                <w:rFonts w:ascii="Times New Roman" w:hAnsi="Times New Roman" w:cs="Times New Roman"/>
                <w:sz w:val="24"/>
                <w:szCs w:val="24"/>
                <w:rPrChange w:id="1049" w:author="Usman Sohail" w:date="2020-05-22T04:53:00Z">
                  <w:rPr>
                    <w:rFonts w:ascii="Times New Roman" w:hAnsi="Times New Roman" w:cs="Times New Roman"/>
                  </w:rPr>
                </w:rPrChange>
              </w:rPr>
              <w:pPrChange w:id="1050" w:author="Usman Sohail" w:date="2020-05-22T04:53:00Z">
                <w:pPr>
                  <w:pStyle w:val="BodyText"/>
                </w:pPr>
              </w:pPrChange>
            </w:pPr>
            <w:r w:rsidRPr="00A51DAD">
              <w:rPr>
                <w:rFonts w:ascii="Times New Roman" w:hAnsi="Times New Roman" w:cs="Times New Roman"/>
                <w:sz w:val="24"/>
                <w:szCs w:val="24"/>
                <w:rPrChange w:id="1051" w:author="Usman Sohail" w:date="2020-05-22T04:53:00Z">
                  <w:rPr>
                    <w:rFonts w:ascii="Times New Roman" w:hAnsi="Times New Roman" w:cs="Times New Roman"/>
                  </w:rPr>
                </w:rPrChange>
              </w:rPr>
              <w:t>Macro Accuracy</w:t>
            </w:r>
          </w:p>
        </w:tc>
        <w:tc>
          <w:tcPr>
            <w:tcW w:w="2007" w:type="dxa"/>
          </w:tcPr>
          <w:p w14:paraId="024F40DC" w14:textId="2657C862" w:rsidR="001007D5" w:rsidRPr="00A51DAD" w:rsidRDefault="001007D5">
            <w:pPr>
              <w:pStyle w:val="BodyText"/>
              <w:jc w:val="center"/>
              <w:rPr>
                <w:rFonts w:ascii="Times New Roman" w:hAnsi="Times New Roman" w:cs="Times New Roman"/>
                <w:sz w:val="24"/>
                <w:szCs w:val="24"/>
                <w:rPrChange w:id="1052" w:author="Usman Sohail" w:date="2020-05-22T04:53:00Z">
                  <w:rPr>
                    <w:rFonts w:ascii="Times New Roman" w:hAnsi="Times New Roman" w:cs="Times New Roman"/>
                  </w:rPr>
                </w:rPrChange>
              </w:rPr>
              <w:pPrChange w:id="1053" w:author="Usman Sohail" w:date="2020-05-22T04:53:00Z">
                <w:pPr>
                  <w:pStyle w:val="BodyText"/>
                </w:pPr>
              </w:pPrChange>
            </w:pPr>
            <w:r w:rsidRPr="00A51DAD">
              <w:rPr>
                <w:rFonts w:ascii="Times New Roman" w:hAnsi="Times New Roman" w:cs="Times New Roman"/>
                <w:sz w:val="24"/>
                <w:szCs w:val="24"/>
                <w:rPrChange w:id="1054" w:author="Usman Sohail" w:date="2020-05-22T04:53:00Z">
                  <w:rPr>
                    <w:rFonts w:ascii="Times New Roman" w:hAnsi="Times New Roman" w:cs="Times New Roman"/>
                  </w:rPr>
                </w:rPrChange>
              </w:rPr>
              <w:t>0.52</w:t>
            </w:r>
          </w:p>
        </w:tc>
        <w:tc>
          <w:tcPr>
            <w:tcW w:w="1938" w:type="dxa"/>
          </w:tcPr>
          <w:p w14:paraId="3577E960" w14:textId="5B084C4F" w:rsidR="001007D5" w:rsidRPr="00A51DAD" w:rsidRDefault="001007D5">
            <w:pPr>
              <w:pStyle w:val="BodyText"/>
              <w:jc w:val="center"/>
              <w:rPr>
                <w:rFonts w:ascii="Times New Roman" w:hAnsi="Times New Roman" w:cs="Times New Roman"/>
                <w:sz w:val="24"/>
                <w:szCs w:val="24"/>
                <w:rPrChange w:id="1055" w:author="Usman Sohail" w:date="2020-05-22T04:53:00Z">
                  <w:rPr>
                    <w:rFonts w:ascii="Times New Roman" w:hAnsi="Times New Roman" w:cs="Times New Roman"/>
                  </w:rPr>
                </w:rPrChange>
              </w:rPr>
              <w:pPrChange w:id="1056" w:author="Usman Sohail" w:date="2020-05-22T04:53:00Z">
                <w:pPr>
                  <w:pStyle w:val="BodyText"/>
                </w:pPr>
              </w:pPrChange>
            </w:pPr>
            <w:r w:rsidRPr="00A51DAD">
              <w:rPr>
                <w:rFonts w:ascii="Times New Roman" w:hAnsi="Times New Roman" w:cs="Times New Roman"/>
                <w:sz w:val="24"/>
                <w:szCs w:val="24"/>
                <w:rPrChange w:id="1057" w:author="Usman Sohail" w:date="2020-05-22T04:53:00Z">
                  <w:rPr>
                    <w:rFonts w:ascii="Times New Roman" w:hAnsi="Times New Roman" w:cs="Times New Roman"/>
                  </w:rPr>
                </w:rPrChange>
              </w:rPr>
              <w:t>0.51</w:t>
            </w:r>
          </w:p>
        </w:tc>
        <w:tc>
          <w:tcPr>
            <w:tcW w:w="1931" w:type="dxa"/>
          </w:tcPr>
          <w:p w14:paraId="5440DD38" w14:textId="45CACB02" w:rsidR="001007D5" w:rsidRPr="00A51DAD" w:rsidRDefault="001007D5">
            <w:pPr>
              <w:pStyle w:val="BodyText"/>
              <w:jc w:val="center"/>
              <w:rPr>
                <w:rFonts w:ascii="Times New Roman" w:hAnsi="Times New Roman" w:cs="Times New Roman"/>
                <w:sz w:val="24"/>
                <w:szCs w:val="24"/>
                <w:rPrChange w:id="1058" w:author="Usman Sohail" w:date="2020-05-22T04:53:00Z">
                  <w:rPr>
                    <w:rFonts w:ascii="Times New Roman" w:hAnsi="Times New Roman" w:cs="Times New Roman"/>
                  </w:rPr>
                </w:rPrChange>
              </w:rPr>
              <w:pPrChange w:id="1059" w:author="Usman Sohail" w:date="2020-05-22T04:53:00Z">
                <w:pPr>
                  <w:pStyle w:val="BodyText"/>
                </w:pPr>
              </w:pPrChange>
            </w:pPr>
            <w:r w:rsidRPr="00A51DAD">
              <w:rPr>
                <w:rFonts w:ascii="Times New Roman" w:hAnsi="Times New Roman" w:cs="Times New Roman"/>
                <w:sz w:val="24"/>
                <w:szCs w:val="24"/>
                <w:rPrChange w:id="1060" w:author="Usman Sohail" w:date="2020-05-22T04:53:00Z">
                  <w:rPr>
                    <w:rFonts w:ascii="Times New Roman" w:hAnsi="Times New Roman" w:cs="Times New Roman"/>
                  </w:rPr>
                </w:rPrChange>
              </w:rPr>
              <w:t>0.51</w:t>
            </w:r>
          </w:p>
        </w:tc>
        <w:tc>
          <w:tcPr>
            <w:tcW w:w="1814" w:type="dxa"/>
          </w:tcPr>
          <w:p w14:paraId="577399EA" w14:textId="77777777" w:rsidR="001007D5" w:rsidRPr="00A51DAD" w:rsidRDefault="001007D5">
            <w:pPr>
              <w:pStyle w:val="BodyText"/>
              <w:jc w:val="center"/>
              <w:rPr>
                <w:rFonts w:ascii="Times New Roman" w:hAnsi="Times New Roman" w:cs="Times New Roman"/>
                <w:sz w:val="24"/>
                <w:szCs w:val="24"/>
                <w:rPrChange w:id="1061" w:author="Usman Sohail" w:date="2020-05-22T04:53:00Z">
                  <w:rPr>
                    <w:rFonts w:ascii="Times New Roman" w:hAnsi="Times New Roman" w:cs="Times New Roman"/>
                  </w:rPr>
                </w:rPrChange>
              </w:rPr>
              <w:pPrChange w:id="1062" w:author="Usman Sohail" w:date="2020-05-22T04:53:00Z">
                <w:pPr>
                  <w:pStyle w:val="BodyText"/>
                </w:pPr>
              </w:pPrChange>
            </w:pPr>
            <w:r w:rsidRPr="00A51DAD">
              <w:rPr>
                <w:rFonts w:ascii="Times New Roman" w:hAnsi="Times New Roman" w:cs="Times New Roman"/>
                <w:sz w:val="24"/>
                <w:szCs w:val="24"/>
                <w:rPrChange w:id="1063" w:author="Usman Sohail" w:date="2020-05-22T04:53:00Z">
                  <w:rPr>
                    <w:rFonts w:ascii="Times New Roman" w:hAnsi="Times New Roman" w:cs="Times New Roman"/>
                  </w:rPr>
                </w:rPrChange>
              </w:rPr>
              <w:t>4046</w:t>
            </w:r>
          </w:p>
        </w:tc>
      </w:tr>
      <w:tr w:rsidR="001007D5" w:rsidRPr="00A51DAD" w14:paraId="18F0A40A" w14:textId="77777777" w:rsidTr="00E82921">
        <w:tc>
          <w:tcPr>
            <w:tcW w:w="1810" w:type="dxa"/>
          </w:tcPr>
          <w:p w14:paraId="422BCC71" w14:textId="77777777" w:rsidR="001007D5" w:rsidRPr="00A51DAD" w:rsidRDefault="001007D5">
            <w:pPr>
              <w:pStyle w:val="BodyText"/>
              <w:jc w:val="center"/>
              <w:rPr>
                <w:rFonts w:ascii="Times New Roman" w:hAnsi="Times New Roman" w:cs="Times New Roman"/>
                <w:sz w:val="24"/>
                <w:szCs w:val="24"/>
                <w:rPrChange w:id="1064" w:author="Usman Sohail" w:date="2020-05-22T04:53:00Z">
                  <w:rPr>
                    <w:rFonts w:ascii="Times New Roman" w:hAnsi="Times New Roman" w:cs="Times New Roman"/>
                  </w:rPr>
                </w:rPrChange>
              </w:rPr>
              <w:pPrChange w:id="1065" w:author="Usman Sohail" w:date="2020-05-22T04:53:00Z">
                <w:pPr>
                  <w:pStyle w:val="BodyText"/>
                </w:pPr>
              </w:pPrChange>
            </w:pPr>
            <w:r w:rsidRPr="00A51DAD">
              <w:rPr>
                <w:rFonts w:ascii="Times New Roman" w:hAnsi="Times New Roman" w:cs="Times New Roman"/>
                <w:sz w:val="24"/>
                <w:szCs w:val="24"/>
                <w:rPrChange w:id="1066" w:author="Usman Sohail" w:date="2020-05-22T04:53:00Z">
                  <w:rPr>
                    <w:rFonts w:ascii="Times New Roman" w:hAnsi="Times New Roman" w:cs="Times New Roman"/>
                  </w:rPr>
                </w:rPrChange>
              </w:rPr>
              <w:t>Weighted Accuracy</w:t>
            </w:r>
          </w:p>
        </w:tc>
        <w:tc>
          <w:tcPr>
            <w:tcW w:w="2007" w:type="dxa"/>
          </w:tcPr>
          <w:p w14:paraId="254EEA36" w14:textId="67EDC40C" w:rsidR="001007D5" w:rsidRPr="00A51DAD" w:rsidRDefault="001007D5">
            <w:pPr>
              <w:pStyle w:val="BodyText"/>
              <w:jc w:val="center"/>
              <w:rPr>
                <w:rFonts w:ascii="Times New Roman" w:hAnsi="Times New Roman" w:cs="Times New Roman"/>
                <w:sz w:val="24"/>
                <w:szCs w:val="24"/>
                <w:rPrChange w:id="1067" w:author="Usman Sohail" w:date="2020-05-22T04:53:00Z">
                  <w:rPr>
                    <w:rFonts w:ascii="Times New Roman" w:hAnsi="Times New Roman" w:cs="Times New Roman"/>
                  </w:rPr>
                </w:rPrChange>
              </w:rPr>
              <w:pPrChange w:id="1068" w:author="Usman Sohail" w:date="2020-05-22T04:53:00Z">
                <w:pPr>
                  <w:pStyle w:val="BodyText"/>
                </w:pPr>
              </w:pPrChange>
            </w:pPr>
            <w:r w:rsidRPr="00A51DAD">
              <w:rPr>
                <w:rFonts w:ascii="Times New Roman" w:hAnsi="Times New Roman" w:cs="Times New Roman"/>
                <w:sz w:val="24"/>
                <w:szCs w:val="24"/>
                <w:rPrChange w:id="1069" w:author="Usman Sohail" w:date="2020-05-22T04:53:00Z">
                  <w:rPr>
                    <w:rFonts w:ascii="Times New Roman" w:hAnsi="Times New Roman" w:cs="Times New Roman"/>
                  </w:rPr>
                </w:rPrChange>
              </w:rPr>
              <w:t>0.53</w:t>
            </w:r>
          </w:p>
        </w:tc>
        <w:tc>
          <w:tcPr>
            <w:tcW w:w="1938" w:type="dxa"/>
          </w:tcPr>
          <w:p w14:paraId="5F7BE751" w14:textId="28C84DD9" w:rsidR="001007D5" w:rsidRPr="00A51DAD" w:rsidRDefault="001007D5">
            <w:pPr>
              <w:pStyle w:val="BodyText"/>
              <w:jc w:val="center"/>
              <w:rPr>
                <w:rFonts w:ascii="Times New Roman" w:hAnsi="Times New Roman" w:cs="Times New Roman"/>
                <w:sz w:val="24"/>
                <w:szCs w:val="24"/>
                <w:rPrChange w:id="1070" w:author="Usman Sohail" w:date="2020-05-22T04:53:00Z">
                  <w:rPr>
                    <w:rFonts w:ascii="Times New Roman" w:hAnsi="Times New Roman" w:cs="Times New Roman"/>
                  </w:rPr>
                </w:rPrChange>
              </w:rPr>
              <w:pPrChange w:id="1071" w:author="Usman Sohail" w:date="2020-05-22T04:53:00Z">
                <w:pPr>
                  <w:pStyle w:val="BodyText"/>
                </w:pPr>
              </w:pPrChange>
            </w:pPr>
            <w:r w:rsidRPr="00A51DAD">
              <w:rPr>
                <w:rFonts w:ascii="Times New Roman" w:hAnsi="Times New Roman" w:cs="Times New Roman"/>
                <w:sz w:val="24"/>
                <w:szCs w:val="24"/>
                <w:rPrChange w:id="1072" w:author="Usman Sohail" w:date="2020-05-22T04:53:00Z">
                  <w:rPr>
                    <w:rFonts w:ascii="Times New Roman" w:hAnsi="Times New Roman" w:cs="Times New Roman"/>
                  </w:rPr>
                </w:rPrChange>
              </w:rPr>
              <w:t>0.54</w:t>
            </w:r>
          </w:p>
        </w:tc>
        <w:tc>
          <w:tcPr>
            <w:tcW w:w="1931" w:type="dxa"/>
          </w:tcPr>
          <w:p w14:paraId="2F65F621" w14:textId="2482D8CE" w:rsidR="001007D5" w:rsidRPr="00A51DAD" w:rsidRDefault="001007D5">
            <w:pPr>
              <w:pStyle w:val="BodyText"/>
              <w:jc w:val="center"/>
              <w:rPr>
                <w:rFonts w:ascii="Times New Roman" w:hAnsi="Times New Roman" w:cs="Times New Roman"/>
                <w:sz w:val="24"/>
                <w:szCs w:val="24"/>
                <w:rPrChange w:id="1073" w:author="Usman Sohail" w:date="2020-05-22T04:53:00Z">
                  <w:rPr>
                    <w:rFonts w:ascii="Times New Roman" w:hAnsi="Times New Roman" w:cs="Times New Roman"/>
                  </w:rPr>
                </w:rPrChange>
              </w:rPr>
              <w:pPrChange w:id="1074" w:author="Usman Sohail" w:date="2020-05-22T04:53:00Z">
                <w:pPr>
                  <w:pStyle w:val="BodyText"/>
                </w:pPr>
              </w:pPrChange>
            </w:pPr>
            <w:r w:rsidRPr="00A51DAD">
              <w:rPr>
                <w:rFonts w:ascii="Times New Roman" w:hAnsi="Times New Roman" w:cs="Times New Roman"/>
                <w:sz w:val="24"/>
                <w:szCs w:val="24"/>
                <w:rPrChange w:id="1075" w:author="Usman Sohail" w:date="2020-05-22T04:53:00Z">
                  <w:rPr>
                    <w:rFonts w:ascii="Times New Roman" w:hAnsi="Times New Roman" w:cs="Times New Roman"/>
                  </w:rPr>
                </w:rPrChange>
              </w:rPr>
              <w:t>0.53</w:t>
            </w:r>
          </w:p>
        </w:tc>
        <w:tc>
          <w:tcPr>
            <w:tcW w:w="1814" w:type="dxa"/>
          </w:tcPr>
          <w:p w14:paraId="75A01272" w14:textId="77777777" w:rsidR="001007D5" w:rsidRPr="00A51DAD" w:rsidRDefault="001007D5">
            <w:pPr>
              <w:pStyle w:val="BodyText"/>
              <w:jc w:val="center"/>
              <w:rPr>
                <w:rFonts w:ascii="Times New Roman" w:hAnsi="Times New Roman" w:cs="Times New Roman"/>
                <w:sz w:val="24"/>
                <w:szCs w:val="24"/>
                <w:rPrChange w:id="1076" w:author="Usman Sohail" w:date="2020-05-22T04:53:00Z">
                  <w:rPr>
                    <w:rFonts w:ascii="Times New Roman" w:hAnsi="Times New Roman" w:cs="Times New Roman"/>
                  </w:rPr>
                </w:rPrChange>
              </w:rPr>
              <w:pPrChange w:id="1077" w:author="Usman Sohail" w:date="2020-05-22T04:53:00Z">
                <w:pPr>
                  <w:pStyle w:val="BodyText"/>
                </w:pPr>
              </w:pPrChange>
            </w:pPr>
            <w:r w:rsidRPr="00A51DAD">
              <w:rPr>
                <w:rFonts w:ascii="Times New Roman" w:hAnsi="Times New Roman" w:cs="Times New Roman"/>
                <w:sz w:val="24"/>
                <w:szCs w:val="24"/>
                <w:rPrChange w:id="1078" w:author="Usman Sohail" w:date="2020-05-22T04:53:00Z">
                  <w:rPr>
                    <w:rFonts w:ascii="Times New Roman" w:hAnsi="Times New Roman" w:cs="Times New Roman"/>
                  </w:rPr>
                </w:rPrChange>
              </w:rPr>
              <w:t>4046</w:t>
            </w:r>
          </w:p>
        </w:tc>
      </w:tr>
    </w:tbl>
    <w:p w14:paraId="018EDC80" w14:textId="3CB28485" w:rsidR="001007D5" w:rsidRPr="00963407" w:rsidRDefault="001007D5">
      <w:pPr>
        <w:pStyle w:val="Heading2"/>
        <w:numPr>
          <w:ilvl w:val="1"/>
          <w:numId w:val="5"/>
        </w:numPr>
        <w:tabs>
          <w:tab w:val="left" w:pos="732"/>
          <w:tab w:val="left" w:pos="733"/>
        </w:tabs>
        <w:spacing w:before="1"/>
        <w:rPr>
          <w:rFonts w:ascii="Times New Roman" w:hAnsi="Times New Roman" w:cs="Times New Roman"/>
        </w:rPr>
        <w:pPrChange w:id="1079" w:author="Usman Sohail" w:date="2020-05-22T04:54:00Z">
          <w:pPr>
            <w:pStyle w:val="Heading2"/>
            <w:numPr>
              <w:ilvl w:val="1"/>
              <w:numId w:val="23"/>
            </w:numPr>
            <w:tabs>
              <w:tab w:val="left" w:pos="732"/>
              <w:tab w:val="left" w:pos="733"/>
            </w:tabs>
            <w:spacing w:before="1"/>
            <w:ind w:left="479" w:hanging="360"/>
          </w:pPr>
        </w:pPrChange>
      </w:pPr>
      <w:r w:rsidRPr="00963407">
        <w:rPr>
          <w:rFonts w:ascii="Times New Roman" w:hAnsi="Times New Roman" w:cs="Times New Roman"/>
        </w:rPr>
        <w:lastRenderedPageBreak/>
        <w:t>Random Forest Using TF-IDF Vectorizer</w:t>
      </w:r>
      <w:ins w:id="1080" w:author="Usman Sohail" w:date="2020-05-22T05:04:00Z">
        <w:r w:rsidR="00E43669">
          <w:rPr>
            <w:rFonts w:ascii="Times New Roman" w:hAnsi="Times New Roman" w:cs="Times New Roman"/>
          </w:rPr>
          <w:t>:</w:t>
        </w:r>
      </w:ins>
      <w:del w:id="1081" w:author="Usman Sohail" w:date="2020-05-22T05:04:00Z">
        <w:r w:rsidRPr="00963407" w:rsidDel="00E43669">
          <w:rPr>
            <w:rFonts w:ascii="Times New Roman" w:hAnsi="Times New Roman" w:cs="Times New Roman"/>
          </w:rPr>
          <w:delText xml:space="preserve"> </w:delText>
        </w:r>
      </w:del>
    </w:p>
    <w:p w14:paraId="60ADCDAD" w14:textId="263A5A2C" w:rsidR="001007D5" w:rsidRDefault="001007D5" w:rsidP="001007D5">
      <w:pPr>
        <w:pStyle w:val="BodyText"/>
        <w:rPr>
          <w:ins w:id="1082" w:author="Usman Sohail" w:date="2020-05-22T04:53:00Z"/>
          <w:rFonts w:ascii="Times New Roman" w:hAnsi="Times New Roman" w:cs="Times New Roman"/>
          <w:sz w:val="24"/>
          <w:szCs w:val="24"/>
        </w:rPr>
      </w:pPr>
      <w:r w:rsidRPr="00963407">
        <w:rPr>
          <w:rFonts w:ascii="Times New Roman" w:hAnsi="Times New Roman" w:cs="Times New Roman"/>
        </w:rPr>
        <w:t xml:space="preserve">  </w:t>
      </w:r>
      <w:r w:rsidRPr="00A51DAD">
        <w:rPr>
          <w:rFonts w:ascii="Times New Roman" w:hAnsi="Times New Roman" w:cs="Times New Roman"/>
          <w:sz w:val="24"/>
          <w:szCs w:val="24"/>
          <w:rPrChange w:id="1083" w:author="Usman Sohail" w:date="2020-05-22T04:53:00Z">
            <w:rPr>
              <w:rFonts w:ascii="Times New Roman" w:hAnsi="Times New Roman" w:cs="Times New Roman"/>
            </w:rPr>
          </w:rPrChange>
        </w:rPr>
        <w:t>We obtained the following accuracy on training and testing data as shown in the table below:</w:t>
      </w:r>
    </w:p>
    <w:p w14:paraId="27A220C1" w14:textId="77777777" w:rsidR="00A51DAD" w:rsidRPr="00A51DAD" w:rsidRDefault="00A51DAD" w:rsidP="001007D5">
      <w:pPr>
        <w:pStyle w:val="BodyText"/>
        <w:rPr>
          <w:rFonts w:ascii="Times New Roman" w:hAnsi="Times New Roman" w:cs="Times New Roman"/>
          <w:sz w:val="24"/>
          <w:szCs w:val="24"/>
          <w:rPrChange w:id="1084" w:author="Usman Sohail" w:date="2020-05-22T04:53: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1085" w:author="Usman Sohail" w:date="2020-05-22T05:24:00Z">
          <w:tblPr>
            <w:tblStyle w:val="TableGrid"/>
            <w:tblW w:w="0" w:type="auto"/>
            <w:tblInd w:w="90" w:type="dxa"/>
            <w:tblLook w:val="04A0" w:firstRow="1" w:lastRow="0" w:firstColumn="1" w:lastColumn="0" w:noHBand="0" w:noVBand="1"/>
          </w:tblPr>
        </w:tblPrChange>
      </w:tblPr>
      <w:tblGrid>
        <w:gridCol w:w="3568"/>
        <w:gridCol w:w="3094"/>
        <w:tblGridChange w:id="1086">
          <w:tblGrid>
            <w:gridCol w:w="4749"/>
            <w:gridCol w:w="4751"/>
          </w:tblGrid>
        </w:tblGridChange>
      </w:tblGrid>
      <w:tr w:rsidR="001007D5" w:rsidRPr="00A51DAD" w14:paraId="74121CE2" w14:textId="77777777" w:rsidTr="00A91E5A">
        <w:tc>
          <w:tcPr>
            <w:tcW w:w="3568" w:type="dxa"/>
            <w:tcPrChange w:id="1087" w:author="Usman Sohail" w:date="2020-05-22T05:24:00Z">
              <w:tcPr>
                <w:tcW w:w="4795" w:type="dxa"/>
              </w:tcPr>
            </w:tcPrChange>
          </w:tcPr>
          <w:p w14:paraId="06B84204" w14:textId="77777777" w:rsidR="001007D5" w:rsidRPr="00A51DAD" w:rsidRDefault="001007D5">
            <w:pPr>
              <w:pStyle w:val="BodyText"/>
              <w:jc w:val="center"/>
              <w:rPr>
                <w:rFonts w:ascii="Times New Roman" w:hAnsi="Times New Roman" w:cs="Times New Roman"/>
                <w:sz w:val="24"/>
                <w:szCs w:val="24"/>
                <w:rPrChange w:id="1088" w:author="Usman Sohail" w:date="2020-05-22T04:53:00Z">
                  <w:rPr>
                    <w:rFonts w:ascii="Times New Roman" w:hAnsi="Times New Roman" w:cs="Times New Roman"/>
                  </w:rPr>
                </w:rPrChange>
              </w:rPr>
              <w:pPrChange w:id="1089" w:author="Usman Sohail" w:date="2020-05-22T04:54:00Z">
                <w:pPr>
                  <w:pStyle w:val="BodyText"/>
                </w:pPr>
              </w:pPrChange>
            </w:pPr>
            <w:r w:rsidRPr="00A51DAD">
              <w:rPr>
                <w:rFonts w:ascii="Times New Roman" w:hAnsi="Times New Roman" w:cs="Times New Roman"/>
                <w:sz w:val="24"/>
                <w:szCs w:val="24"/>
                <w:rPrChange w:id="1090" w:author="Usman Sohail" w:date="2020-05-22T04:53:00Z">
                  <w:rPr>
                    <w:rFonts w:ascii="Times New Roman" w:hAnsi="Times New Roman" w:cs="Times New Roman"/>
                  </w:rPr>
                </w:rPrChange>
              </w:rPr>
              <w:t>Data</w:t>
            </w:r>
          </w:p>
        </w:tc>
        <w:tc>
          <w:tcPr>
            <w:tcW w:w="3094" w:type="dxa"/>
            <w:tcPrChange w:id="1091" w:author="Usman Sohail" w:date="2020-05-22T05:24:00Z">
              <w:tcPr>
                <w:tcW w:w="4795" w:type="dxa"/>
              </w:tcPr>
            </w:tcPrChange>
          </w:tcPr>
          <w:p w14:paraId="65C93C10" w14:textId="77777777" w:rsidR="001007D5" w:rsidRPr="00A51DAD" w:rsidRDefault="001007D5">
            <w:pPr>
              <w:pStyle w:val="BodyText"/>
              <w:jc w:val="center"/>
              <w:rPr>
                <w:rFonts w:ascii="Times New Roman" w:hAnsi="Times New Roman" w:cs="Times New Roman"/>
                <w:sz w:val="24"/>
                <w:szCs w:val="24"/>
                <w:rPrChange w:id="1092" w:author="Usman Sohail" w:date="2020-05-22T04:53:00Z">
                  <w:rPr>
                    <w:rFonts w:ascii="Times New Roman" w:hAnsi="Times New Roman" w:cs="Times New Roman"/>
                  </w:rPr>
                </w:rPrChange>
              </w:rPr>
              <w:pPrChange w:id="1093" w:author="Usman Sohail" w:date="2020-05-22T04:54:00Z">
                <w:pPr>
                  <w:pStyle w:val="BodyText"/>
                </w:pPr>
              </w:pPrChange>
            </w:pPr>
            <w:r w:rsidRPr="00A51DAD">
              <w:rPr>
                <w:rFonts w:ascii="Times New Roman" w:hAnsi="Times New Roman" w:cs="Times New Roman"/>
                <w:sz w:val="24"/>
                <w:szCs w:val="24"/>
                <w:rPrChange w:id="1094" w:author="Usman Sohail" w:date="2020-05-22T04:53:00Z">
                  <w:rPr>
                    <w:rFonts w:ascii="Times New Roman" w:hAnsi="Times New Roman" w:cs="Times New Roman"/>
                  </w:rPr>
                </w:rPrChange>
              </w:rPr>
              <w:t>Mean Accuracy</w:t>
            </w:r>
          </w:p>
        </w:tc>
      </w:tr>
      <w:tr w:rsidR="001007D5" w:rsidRPr="00A51DAD" w14:paraId="18D6FC93" w14:textId="77777777" w:rsidTr="00A91E5A">
        <w:tc>
          <w:tcPr>
            <w:tcW w:w="3568" w:type="dxa"/>
            <w:tcPrChange w:id="1095" w:author="Usman Sohail" w:date="2020-05-22T05:24:00Z">
              <w:tcPr>
                <w:tcW w:w="4795" w:type="dxa"/>
              </w:tcPr>
            </w:tcPrChange>
          </w:tcPr>
          <w:p w14:paraId="75EAF998" w14:textId="77777777" w:rsidR="001007D5" w:rsidRPr="00A51DAD" w:rsidRDefault="001007D5">
            <w:pPr>
              <w:pStyle w:val="BodyText"/>
              <w:jc w:val="center"/>
              <w:rPr>
                <w:rFonts w:ascii="Times New Roman" w:hAnsi="Times New Roman" w:cs="Times New Roman"/>
                <w:sz w:val="24"/>
                <w:szCs w:val="24"/>
                <w:rPrChange w:id="1096" w:author="Usman Sohail" w:date="2020-05-22T04:53:00Z">
                  <w:rPr>
                    <w:rFonts w:ascii="Times New Roman" w:hAnsi="Times New Roman" w:cs="Times New Roman"/>
                  </w:rPr>
                </w:rPrChange>
              </w:rPr>
              <w:pPrChange w:id="1097" w:author="Usman Sohail" w:date="2020-05-22T04:54:00Z">
                <w:pPr>
                  <w:pStyle w:val="BodyText"/>
                </w:pPr>
              </w:pPrChange>
            </w:pPr>
            <w:r w:rsidRPr="00A51DAD">
              <w:rPr>
                <w:rFonts w:ascii="Times New Roman" w:hAnsi="Times New Roman" w:cs="Times New Roman"/>
                <w:sz w:val="24"/>
                <w:szCs w:val="24"/>
                <w:rPrChange w:id="1098" w:author="Usman Sohail" w:date="2020-05-22T04:53:00Z">
                  <w:rPr>
                    <w:rFonts w:ascii="Times New Roman" w:hAnsi="Times New Roman" w:cs="Times New Roman"/>
                  </w:rPr>
                </w:rPrChange>
              </w:rPr>
              <w:t>Training Data</w:t>
            </w:r>
          </w:p>
        </w:tc>
        <w:tc>
          <w:tcPr>
            <w:tcW w:w="3094" w:type="dxa"/>
            <w:tcPrChange w:id="1099" w:author="Usman Sohail" w:date="2020-05-22T05:24:00Z">
              <w:tcPr>
                <w:tcW w:w="4795" w:type="dxa"/>
              </w:tcPr>
            </w:tcPrChange>
          </w:tcPr>
          <w:p w14:paraId="527620D9" w14:textId="59778B7A" w:rsidR="001007D5" w:rsidRPr="00A51DAD" w:rsidRDefault="001007D5">
            <w:pPr>
              <w:pStyle w:val="BodyText"/>
              <w:jc w:val="center"/>
              <w:rPr>
                <w:rFonts w:ascii="Times New Roman" w:hAnsi="Times New Roman" w:cs="Times New Roman"/>
                <w:sz w:val="24"/>
                <w:szCs w:val="24"/>
                <w:rPrChange w:id="1100" w:author="Usman Sohail" w:date="2020-05-22T04:53:00Z">
                  <w:rPr>
                    <w:rFonts w:ascii="Times New Roman" w:hAnsi="Times New Roman" w:cs="Times New Roman"/>
                  </w:rPr>
                </w:rPrChange>
              </w:rPr>
              <w:pPrChange w:id="1101" w:author="Usman Sohail" w:date="2020-05-22T04:54:00Z">
                <w:pPr>
                  <w:pStyle w:val="BodyText"/>
                </w:pPr>
              </w:pPrChange>
            </w:pPr>
            <w:r w:rsidRPr="00A51DAD">
              <w:rPr>
                <w:rFonts w:ascii="Times New Roman" w:hAnsi="Times New Roman" w:cs="Times New Roman"/>
                <w:sz w:val="24"/>
                <w:szCs w:val="24"/>
                <w:rPrChange w:id="1102" w:author="Usman Sohail" w:date="2020-05-22T04:53:00Z">
                  <w:rPr>
                    <w:rFonts w:ascii="Times New Roman" w:hAnsi="Times New Roman" w:cs="Times New Roman"/>
                  </w:rPr>
                </w:rPrChange>
              </w:rPr>
              <w:t>99.80</w:t>
            </w:r>
          </w:p>
        </w:tc>
      </w:tr>
      <w:tr w:rsidR="001007D5" w:rsidRPr="00A51DAD" w14:paraId="64C1CF48" w14:textId="77777777" w:rsidTr="00A91E5A">
        <w:tc>
          <w:tcPr>
            <w:tcW w:w="3568" w:type="dxa"/>
            <w:tcPrChange w:id="1103" w:author="Usman Sohail" w:date="2020-05-22T05:24:00Z">
              <w:tcPr>
                <w:tcW w:w="4795" w:type="dxa"/>
              </w:tcPr>
            </w:tcPrChange>
          </w:tcPr>
          <w:p w14:paraId="0AA461C8" w14:textId="77777777" w:rsidR="001007D5" w:rsidRPr="00A51DAD" w:rsidRDefault="001007D5">
            <w:pPr>
              <w:pStyle w:val="BodyText"/>
              <w:jc w:val="center"/>
              <w:rPr>
                <w:rFonts w:ascii="Times New Roman" w:hAnsi="Times New Roman" w:cs="Times New Roman"/>
                <w:sz w:val="24"/>
                <w:szCs w:val="24"/>
                <w:rPrChange w:id="1104" w:author="Usman Sohail" w:date="2020-05-22T04:53:00Z">
                  <w:rPr>
                    <w:rFonts w:ascii="Times New Roman" w:hAnsi="Times New Roman" w:cs="Times New Roman"/>
                  </w:rPr>
                </w:rPrChange>
              </w:rPr>
              <w:pPrChange w:id="1105" w:author="Usman Sohail" w:date="2020-05-22T04:54:00Z">
                <w:pPr>
                  <w:pStyle w:val="BodyText"/>
                </w:pPr>
              </w:pPrChange>
            </w:pPr>
            <w:r w:rsidRPr="00A51DAD">
              <w:rPr>
                <w:rFonts w:ascii="Times New Roman" w:hAnsi="Times New Roman" w:cs="Times New Roman"/>
                <w:sz w:val="24"/>
                <w:szCs w:val="24"/>
                <w:rPrChange w:id="1106" w:author="Usman Sohail" w:date="2020-05-22T04:53:00Z">
                  <w:rPr>
                    <w:rFonts w:ascii="Times New Roman" w:hAnsi="Times New Roman" w:cs="Times New Roman"/>
                  </w:rPr>
                </w:rPrChange>
              </w:rPr>
              <w:t>Testing Data</w:t>
            </w:r>
          </w:p>
        </w:tc>
        <w:tc>
          <w:tcPr>
            <w:tcW w:w="3094" w:type="dxa"/>
            <w:tcPrChange w:id="1107" w:author="Usman Sohail" w:date="2020-05-22T05:24:00Z">
              <w:tcPr>
                <w:tcW w:w="4795" w:type="dxa"/>
              </w:tcPr>
            </w:tcPrChange>
          </w:tcPr>
          <w:p w14:paraId="5F47E8FB" w14:textId="4367C877" w:rsidR="001007D5" w:rsidRPr="00A51DAD" w:rsidRDefault="001007D5">
            <w:pPr>
              <w:pStyle w:val="BodyText"/>
              <w:jc w:val="center"/>
              <w:rPr>
                <w:rFonts w:ascii="Times New Roman" w:hAnsi="Times New Roman" w:cs="Times New Roman"/>
                <w:sz w:val="24"/>
                <w:szCs w:val="24"/>
                <w:rPrChange w:id="1108" w:author="Usman Sohail" w:date="2020-05-22T04:53:00Z">
                  <w:rPr>
                    <w:rFonts w:ascii="Times New Roman" w:hAnsi="Times New Roman" w:cs="Times New Roman"/>
                  </w:rPr>
                </w:rPrChange>
              </w:rPr>
              <w:pPrChange w:id="1109" w:author="Usman Sohail" w:date="2020-05-22T04:54:00Z">
                <w:pPr>
                  <w:pStyle w:val="BodyText"/>
                </w:pPr>
              </w:pPrChange>
            </w:pPr>
            <w:r w:rsidRPr="00A51DAD">
              <w:rPr>
                <w:rFonts w:ascii="Times New Roman" w:hAnsi="Times New Roman" w:cs="Times New Roman"/>
                <w:sz w:val="24"/>
                <w:szCs w:val="24"/>
                <w:rPrChange w:id="1110" w:author="Usman Sohail" w:date="2020-05-22T04:53:00Z">
                  <w:rPr>
                    <w:rFonts w:ascii="Times New Roman" w:hAnsi="Times New Roman" w:cs="Times New Roman"/>
                  </w:rPr>
                </w:rPrChange>
              </w:rPr>
              <w:t>63.12</w:t>
            </w:r>
          </w:p>
        </w:tc>
      </w:tr>
    </w:tbl>
    <w:p w14:paraId="58BB7F06" w14:textId="77777777" w:rsidR="00A51DAD" w:rsidRDefault="00A51DAD" w:rsidP="00A51DAD">
      <w:pPr>
        <w:pStyle w:val="BodyText"/>
        <w:rPr>
          <w:ins w:id="1111" w:author="Usman Sohail" w:date="2020-05-22T04:53:00Z"/>
          <w:rFonts w:ascii="Times New Roman" w:hAnsi="Times New Roman" w:cs="Times New Roman"/>
          <w:sz w:val="24"/>
          <w:szCs w:val="24"/>
        </w:rPr>
      </w:pPr>
    </w:p>
    <w:p w14:paraId="7A39DEC9" w14:textId="11CF4CA1" w:rsidR="001007D5" w:rsidRPr="00A51DAD" w:rsidRDefault="001007D5">
      <w:pPr>
        <w:pStyle w:val="BodyText"/>
        <w:rPr>
          <w:rFonts w:ascii="Times New Roman" w:hAnsi="Times New Roman" w:cs="Times New Roman"/>
          <w:sz w:val="24"/>
          <w:szCs w:val="24"/>
          <w:rPrChange w:id="1112" w:author="Usman Sohail" w:date="2020-05-22T04:53:00Z">
            <w:rPr>
              <w:rFonts w:ascii="Times New Roman" w:hAnsi="Times New Roman" w:cs="Times New Roman"/>
            </w:rPr>
          </w:rPrChange>
        </w:rPr>
        <w:pPrChange w:id="1113" w:author="Usman Sohail" w:date="2020-05-22T04:53:00Z">
          <w:pPr>
            <w:pStyle w:val="BodyText"/>
            <w:ind w:firstLine="360"/>
          </w:pPr>
        </w:pPrChange>
      </w:pPr>
      <w:r w:rsidRPr="00A51DAD">
        <w:rPr>
          <w:rFonts w:ascii="Times New Roman" w:hAnsi="Times New Roman" w:cs="Times New Roman"/>
          <w:sz w:val="24"/>
          <w:szCs w:val="24"/>
          <w:rPrChange w:id="1114" w:author="Usman Sohail" w:date="2020-05-22T04:53:00Z">
            <w:rPr>
              <w:rFonts w:ascii="Times New Roman" w:hAnsi="Times New Roman" w:cs="Times New Roman"/>
            </w:rPr>
          </w:rPrChange>
        </w:rPr>
        <w:t>The following confusion matrix is generated:</w:t>
      </w:r>
    </w:p>
    <w:p w14:paraId="1924B8DD" w14:textId="2DA3B7A6" w:rsidR="001007D5" w:rsidRPr="00963407" w:rsidRDefault="00D92A2E">
      <w:pPr>
        <w:pStyle w:val="BodyText"/>
        <w:jc w:val="center"/>
        <w:rPr>
          <w:rFonts w:ascii="Times New Roman" w:hAnsi="Times New Roman" w:cs="Times New Roman"/>
        </w:rPr>
        <w:pPrChange w:id="1115" w:author="Usman Sohail" w:date="2020-05-22T04:54:00Z">
          <w:pPr>
            <w:pStyle w:val="BodyText"/>
          </w:pPr>
        </w:pPrChange>
      </w:pPr>
      <w:r w:rsidRPr="00963407">
        <w:rPr>
          <w:rFonts w:ascii="Times New Roman" w:hAnsi="Times New Roman" w:cs="Times New Roman"/>
          <w:noProof/>
        </w:rPr>
        <w:drawing>
          <wp:inline distT="0" distB="0" distL="0" distR="0" wp14:anchorId="6CF59A87" wp14:editId="4A662ED5">
            <wp:extent cx="5074920" cy="4859410"/>
            <wp:effectExtent l="0" t="0" r="0" b="0"/>
            <wp:docPr id="40" name="Picture 40" descr="C:\Users\Dyass\AppData\Local\Microsoft\Windows\INetCache\Content.MSO\30D92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yass\AppData\Local\Microsoft\Windows\INetCache\Content.MSO\30D92D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024" cy="4866213"/>
                    </a:xfrm>
                    <a:prstGeom prst="rect">
                      <a:avLst/>
                    </a:prstGeom>
                    <a:noFill/>
                    <a:ln>
                      <a:noFill/>
                    </a:ln>
                  </pic:spPr>
                </pic:pic>
              </a:graphicData>
            </a:graphic>
          </wp:inline>
        </w:drawing>
      </w:r>
    </w:p>
    <w:p w14:paraId="30D4A2DE" w14:textId="77777777" w:rsidR="001007D5" w:rsidRPr="00A51DAD" w:rsidRDefault="001007D5" w:rsidP="001007D5">
      <w:pPr>
        <w:pStyle w:val="BodyText"/>
        <w:rPr>
          <w:rFonts w:ascii="Times New Roman" w:hAnsi="Times New Roman" w:cs="Times New Roman"/>
          <w:sz w:val="24"/>
          <w:szCs w:val="24"/>
          <w:rPrChange w:id="1116" w:author="Usman Sohail" w:date="2020-05-22T04:54:00Z">
            <w:rPr>
              <w:rFonts w:ascii="Times New Roman" w:hAnsi="Times New Roman" w:cs="Times New Roman"/>
            </w:rPr>
          </w:rPrChange>
        </w:rPr>
      </w:pPr>
      <w:r w:rsidRPr="00A51DAD">
        <w:rPr>
          <w:rFonts w:ascii="Times New Roman" w:hAnsi="Times New Roman" w:cs="Times New Roman"/>
          <w:sz w:val="24"/>
          <w:szCs w:val="24"/>
          <w:rPrChange w:id="1117" w:author="Usman Sohail" w:date="2020-05-22T04:54:00Z">
            <w:rPr>
              <w:rFonts w:ascii="Times New Roman" w:hAnsi="Times New Roman" w:cs="Times New Roman"/>
            </w:rPr>
          </w:rPrChange>
        </w:rPr>
        <w:t>The following classification reports is obtained:</w:t>
      </w:r>
    </w:p>
    <w:p w14:paraId="6878FB68" w14:textId="77777777" w:rsidR="001007D5" w:rsidRPr="00A51DAD" w:rsidRDefault="001007D5" w:rsidP="001007D5">
      <w:pPr>
        <w:pStyle w:val="BodyText"/>
        <w:rPr>
          <w:rFonts w:ascii="Times New Roman" w:hAnsi="Times New Roman" w:cs="Times New Roman"/>
          <w:sz w:val="24"/>
          <w:szCs w:val="24"/>
          <w:rPrChange w:id="1118" w:author="Usman Sohail" w:date="2020-05-22T04:54: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1007D5" w:rsidRPr="00A51DAD" w14:paraId="1EA3227B" w14:textId="77777777" w:rsidTr="00E82921">
        <w:tc>
          <w:tcPr>
            <w:tcW w:w="1810" w:type="dxa"/>
          </w:tcPr>
          <w:p w14:paraId="0451C00B" w14:textId="77777777" w:rsidR="001007D5" w:rsidRPr="00A51DAD" w:rsidRDefault="001007D5">
            <w:pPr>
              <w:pStyle w:val="BodyText"/>
              <w:jc w:val="center"/>
              <w:rPr>
                <w:rFonts w:ascii="Times New Roman" w:hAnsi="Times New Roman" w:cs="Times New Roman"/>
                <w:sz w:val="24"/>
                <w:szCs w:val="24"/>
                <w:rPrChange w:id="1119" w:author="Usman Sohail" w:date="2020-05-22T04:54:00Z">
                  <w:rPr>
                    <w:rFonts w:ascii="Times New Roman" w:hAnsi="Times New Roman" w:cs="Times New Roman"/>
                  </w:rPr>
                </w:rPrChange>
              </w:rPr>
              <w:pPrChange w:id="1120" w:author="Usman Sohail" w:date="2020-05-22T04:54:00Z">
                <w:pPr>
                  <w:pStyle w:val="BodyText"/>
                </w:pPr>
              </w:pPrChange>
            </w:pPr>
          </w:p>
        </w:tc>
        <w:tc>
          <w:tcPr>
            <w:tcW w:w="2007" w:type="dxa"/>
          </w:tcPr>
          <w:p w14:paraId="4F4111C1" w14:textId="77777777" w:rsidR="001007D5" w:rsidRPr="00A51DAD" w:rsidRDefault="001007D5">
            <w:pPr>
              <w:pStyle w:val="BodyText"/>
              <w:jc w:val="center"/>
              <w:rPr>
                <w:rFonts w:ascii="Times New Roman" w:hAnsi="Times New Roman" w:cs="Times New Roman"/>
                <w:sz w:val="24"/>
                <w:szCs w:val="24"/>
                <w:rPrChange w:id="1121" w:author="Usman Sohail" w:date="2020-05-22T04:54:00Z">
                  <w:rPr>
                    <w:rFonts w:ascii="Times New Roman" w:hAnsi="Times New Roman" w:cs="Times New Roman"/>
                  </w:rPr>
                </w:rPrChange>
              </w:rPr>
              <w:pPrChange w:id="1122" w:author="Usman Sohail" w:date="2020-05-22T04:54:00Z">
                <w:pPr>
                  <w:pStyle w:val="BodyText"/>
                </w:pPr>
              </w:pPrChange>
            </w:pPr>
            <w:r w:rsidRPr="00A51DAD">
              <w:rPr>
                <w:rFonts w:ascii="Times New Roman" w:hAnsi="Times New Roman" w:cs="Times New Roman"/>
                <w:sz w:val="24"/>
                <w:szCs w:val="24"/>
                <w:rPrChange w:id="1123" w:author="Usman Sohail" w:date="2020-05-22T04:54:00Z">
                  <w:rPr>
                    <w:rFonts w:ascii="Times New Roman" w:hAnsi="Times New Roman" w:cs="Times New Roman"/>
                  </w:rPr>
                </w:rPrChange>
              </w:rPr>
              <w:t>Precision</w:t>
            </w:r>
          </w:p>
        </w:tc>
        <w:tc>
          <w:tcPr>
            <w:tcW w:w="1938" w:type="dxa"/>
          </w:tcPr>
          <w:p w14:paraId="0E52F5F4" w14:textId="77777777" w:rsidR="001007D5" w:rsidRPr="00A51DAD" w:rsidRDefault="001007D5">
            <w:pPr>
              <w:pStyle w:val="BodyText"/>
              <w:jc w:val="center"/>
              <w:rPr>
                <w:rFonts w:ascii="Times New Roman" w:hAnsi="Times New Roman" w:cs="Times New Roman"/>
                <w:sz w:val="24"/>
                <w:szCs w:val="24"/>
                <w:rPrChange w:id="1124" w:author="Usman Sohail" w:date="2020-05-22T04:54:00Z">
                  <w:rPr>
                    <w:rFonts w:ascii="Times New Roman" w:hAnsi="Times New Roman" w:cs="Times New Roman"/>
                  </w:rPr>
                </w:rPrChange>
              </w:rPr>
              <w:pPrChange w:id="1125" w:author="Usman Sohail" w:date="2020-05-22T04:54:00Z">
                <w:pPr>
                  <w:pStyle w:val="BodyText"/>
                </w:pPr>
              </w:pPrChange>
            </w:pPr>
            <w:r w:rsidRPr="00A51DAD">
              <w:rPr>
                <w:rFonts w:ascii="Times New Roman" w:hAnsi="Times New Roman" w:cs="Times New Roman"/>
                <w:sz w:val="24"/>
                <w:szCs w:val="24"/>
                <w:rPrChange w:id="1126" w:author="Usman Sohail" w:date="2020-05-22T04:54:00Z">
                  <w:rPr>
                    <w:rFonts w:ascii="Times New Roman" w:hAnsi="Times New Roman" w:cs="Times New Roman"/>
                  </w:rPr>
                </w:rPrChange>
              </w:rPr>
              <w:t>Recall</w:t>
            </w:r>
          </w:p>
        </w:tc>
        <w:tc>
          <w:tcPr>
            <w:tcW w:w="1931" w:type="dxa"/>
          </w:tcPr>
          <w:p w14:paraId="1FB24724" w14:textId="77777777" w:rsidR="001007D5" w:rsidRPr="00A51DAD" w:rsidRDefault="001007D5">
            <w:pPr>
              <w:pStyle w:val="BodyText"/>
              <w:jc w:val="center"/>
              <w:rPr>
                <w:rFonts w:ascii="Times New Roman" w:hAnsi="Times New Roman" w:cs="Times New Roman"/>
                <w:sz w:val="24"/>
                <w:szCs w:val="24"/>
                <w:rPrChange w:id="1127" w:author="Usman Sohail" w:date="2020-05-22T04:54:00Z">
                  <w:rPr>
                    <w:rFonts w:ascii="Times New Roman" w:hAnsi="Times New Roman" w:cs="Times New Roman"/>
                  </w:rPr>
                </w:rPrChange>
              </w:rPr>
              <w:pPrChange w:id="1128" w:author="Usman Sohail" w:date="2020-05-22T04:54:00Z">
                <w:pPr>
                  <w:pStyle w:val="BodyText"/>
                </w:pPr>
              </w:pPrChange>
            </w:pPr>
            <w:r w:rsidRPr="00A51DAD">
              <w:rPr>
                <w:rFonts w:ascii="Times New Roman" w:hAnsi="Times New Roman" w:cs="Times New Roman"/>
                <w:sz w:val="24"/>
                <w:szCs w:val="24"/>
                <w:rPrChange w:id="1129" w:author="Usman Sohail" w:date="2020-05-22T04:54:00Z">
                  <w:rPr>
                    <w:rFonts w:ascii="Times New Roman" w:hAnsi="Times New Roman" w:cs="Times New Roman"/>
                  </w:rPr>
                </w:rPrChange>
              </w:rPr>
              <w:t>F1-Score</w:t>
            </w:r>
          </w:p>
        </w:tc>
        <w:tc>
          <w:tcPr>
            <w:tcW w:w="1814" w:type="dxa"/>
          </w:tcPr>
          <w:p w14:paraId="155FFE15" w14:textId="77777777" w:rsidR="001007D5" w:rsidRPr="00A51DAD" w:rsidRDefault="001007D5">
            <w:pPr>
              <w:pStyle w:val="BodyText"/>
              <w:jc w:val="center"/>
              <w:rPr>
                <w:rFonts w:ascii="Times New Roman" w:hAnsi="Times New Roman" w:cs="Times New Roman"/>
                <w:sz w:val="24"/>
                <w:szCs w:val="24"/>
                <w:rPrChange w:id="1130" w:author="Usman Sohail" w:date="2020-05-22T04:54:00Z">
                  <w:rPr>
                    <w:rFonts w:ascii="Times New Roman" w:hAnsi="Times New Roman" w:cs="Times New Roman"/>
                  </w:rPr>
                </w:rPrChange>
              </w:rPr>
              <w:pPrChange w:id="1131" w:author="Usman Sohail" w:date="2020-05-22T04:54:00Z">
                <w:pPr>
                  <w:pStyle w:val="BodyText"/>
                </w:pPr>
              </w:pPrChange>
            </w:pPr>
            <w:r w:rsidRPr="00A51DAD">
              <w:rPr>
                <w:rFonts w:ascii="Times New Roman" w:hAnsi="Times New Roman" w:cs="Times New Roman"/>
                <w:sz w:val="24"/>
                <w:szCs w:val="24"/>
                <w:rPrChange w:id="1132" w:author="Usman Sohail" w:date="2020-05-22T04:54:00Z">
                  <w:rPr>
                    <w:rFonts w:ascii="Times New Roman" w:hAnsi="Times New Roman" w:cs="Times New Roman"/>
                  </w:rPr>
                </w:rPrChange>
              </w:rPr>
              <w:t>Support</w:t>
            </w:r>
          </w:p>
        </w:tc>
      </w:tr>
      <w:tr w:rsidR="001007D5" w:rsidRPr="00A51DAD" w14:paraId="7792D320" w14:textId="77777777" w:rsidTr="00E82921">
        <w:tc>
          <w:tcPr>
            <w:tcW w:w="1810" w:type="dxa"/>
          </w:tcPr>
          <w:p w14:paraId="736E7AA8" w14:textId="77777777" w:rsidR="001007D5" w:rsidRPr="00A51DAD" w:rsidRDefault="001007D5">
            <w:pPr>
              <w:pStyle w:val="BodyText"/>
              <w:jc w:val="center"/>
              <w:rPr>
                <w:rFonts w:ascii="Times New Roman" w:hAnsi="Times New Roman" w:cs="Times New Roman"/>
                <w:sz w:val="24"/>
                <w:szCs w:val="24"/>
                <w:rPrChange w:id="1133" w:author="Usman Sohail" w:date="2020-05-22T04:54:00Z">
                  <w:rPr>
                    <w:rFonts w:ascii="Times New Roman" w:hAnsi="Times New Roman" w:cs="Times New Roman"/>
                  </w:rPr>
                </w:rPrChange>
              </w:rPr>
              <w:pPrChange w:id="1134" w:author="Usman Sohail" w:date="2020-05-22T04:54:00Z">
                <w:pPr>
                  <w:pStyle w:val="BodyText"/>
                </w:pPr>
              </w:pPrChange>
            </w:pPr>
            <w:r w:rsidRPr="00A51DAD">
              <w:rPr>
                <w:rFonts w:ascii="Times New Roman" w:hAnsi="Times New Roman" w:cs="Times New Roman"/>
                <w:sz w:val="24"/>
                <w:szCs w:val="24"/>
                <w:rPrChange w:id="1135" w:author="Usman Sohail" w:date="2020-05-22T04:54:00Z">
                  <w:rPr>
                    <w:rFonts w:ascii="Times New Roman" w:hAnsi="Times New Roman" w:cs="Times New Roman"/>
                  </w:rPr>
                </w:rPrChange>
              </w:rPr>
              <w:t>Negative</w:t>
            </w:r>
          </w:p>
        </w:tc>
        <w:tc>
          <w:tcPr>
            <w:tcW w:w="2007" w:type="dxa"/>
          </w:tcPr>
          <w:p w14:paraId="70648526" w14:textId="4A45A970" w:rsidR="001007D5" w:rsidRPr="00A51DAD" w:rsidRDefault="001007D5">
            <w:pPr>
              <w:pStyle w:val="BodyText"/>
              <w:jc w:val="center"/>
              <w:rPr>
                <w:rFonts w:ascii="Times New Roman" w:hAnsi="Times New Roman" w:cs="Times New Roman"/>
                <w:sz w:val="24"/>
                <w:szCs w:val="24"/>
                <w:rPrChange w:id="1136" w:author="Usman Sohail" w:date="2020-05-22T04:54:00Z">
                  <w:rPr>
                    <w:rFonts w:ascii="Times New Roman" w:hAnsi="Times New Roman" w:cs="Times New Roman"/>
                  </w:rPr>
                </w:rPrChange>
              </w:rPr>
              <w:pPrChange w:id="1137" w:author="Usman Sohail" w:date="2020-05-22T04:54:00Z">
                <w:pPr>
                  <w:pStyle w:val="BodyText"/>
                </w:pPr>
              </w:pPrChange>
            </w:pPr>
            <w:r w:rsidRPr="00A51DAD">
              <w:rPr>
                <w:rFonts w:ascii="Times New Roman" w:hAnsi="Times New Roman" w:cs="Times New Roman"/>
                <w:sz w:val="24"/>
                <w:szCs w:val="24"/>
                <w:rPrChange w:id="1138"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139" w:author="Usman Sohail" w:date="2020-05-22T04:54:00Z">
                  <w:rPr>
                    <w:rFonts w:ascii="Times New Roman" w:hAnsi="Times New Roman" w:cs="Times New Roman"/>
                  </w:rPr>
                </w:rPrChange>
              </w:rPr>
              <w:t>8</w:t>
            </w:r>
          </w:p>
        </w:tc>
        <w:tc>
          <w:tcPr>
            <w:tcW w:w="1938" w:type="dxa"/>
          </w:tcPr>
          <w:p w14:paraId="5B550867" w14:textId="704FD68B" w:rsidR="001007D5" w:rsidRPr="00A51DAD" w:rsidRDefault="001007D5">
            <w:pPr>
              <w:pStyle w:val="BodyText"/>
              <w:jc w:val="center"/>
              <w:rPr>
                <w:rFonts w:ascii="Times New Roman" w:hAnsi="Times New Roman" w:cs="Times New Roman"/>
                <w:sz w:val="24"/>
                <w:szCs w:val="24"/>
                <w:rPrChange w:id="1140" w:author="Usman Sohail" w:date="2020-05-22T04:54:00Z">
                  <w:rPr>
                    <w:rFonts w:ascii="Times New Roman" w:hAnsi="Times New Roman" w:cs="Times New Roman"/>
                  </w:rPr>
                </w:rPrChange>
              </w:rPr>
              <w:pPrChange w:id="1141" w:author="Usman Sohail" w:date="2020-05-22T04:54:00Z">
                <w:pPr>
                  <w:pStyle w:val="BodyText"/>
                </w:pPr>
              </w:pPrChange>
            </w:pPr>
            <w:r w:rsidRPr="00A51DAD">
              <w:rPr>
                <w:rFonts w:ascii="Times New Roman" w:hAnsi="Times New Roman" w:cs="Times New Roman"/>
                <w:sz w:val="24"/>
                <w:szCs w:val="24"/>
                <w:rPrChange w:id="1142"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143" w:author="Usman Sohail" w:date="2020-05-22T04:54:00Z">
                  <w:rPr>
                    <w:rFonts w:ascii="Times New Roman" w:hAnsi="Times New Roman" w:cs="Times New Roman"/>
                  </w:rPr>
                </w:rPrChange>
              </w:rPr>
              <w:t>33</w:t>
            </w:r>
          </w:p>
        </w:tc>
        <w:tc>
          <w:tcPr>
            <w:tcW w:w="1931" w:type="dxa"/>
          </w:tcPr>
          <w:p w14:paraId="68302C29" w14:textId="52C4491B" w:rsidR="001007D5" w:rsidRPr="00A51DAD" w:rsidRDefault="001007D5">
            <w:pPr>
              <w:pStyle w:val="BodyText"/>
              <w:jc w:val="center"/>
              <w:rPr>
                <w:rFonts w:ascii="Times New Roman" w:hAnsi="Times New Roman" w:cs="Times New Roman"/>
                <w:sz w:val="24"/>
                <w:szCs w:val="24"/>
                <w:rPrChange w:id="1144" w:author="Usman Sohail" w:date="2020-05-22T04:54:00Z">
                  <w:rPr>
                    <w:rFonts w:ascii="Times New Roman" w:hAnsi="Times New Roman" w:cs="Times New Roman"/>
                  </w:rPr>
                </w:rPrChange>
              </w:rPr>
              <w:pPrChange w:id="1145" w:author="Usman Sohail" w:date="2020-05-22T04:54:00Z">
                <w:pPr>
                  <w:pStyle w:val="BodyText"/>
                </w:pPr>
              </w:pPrChange>
            </w:pPr>
            <w:r w:rsidRPr="00A51DAD">
              <w:rPr>
                <w:rFonts w:ascii="Times New Roman" w:hAnsi="Times New Roman" w:cs="Times New Roman"/>
                <w:sz w:val="24"/>
                <w:szCs w:val="24"/>
                <w:rPrChange w:id="1146"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147" w:author="Usman Sohail" w:date="2020-05-22T04:54:00Z">
                  <w:rPr>
                    <w:rFonts w:ascii="Times New Roman" w:hAnsi="Times New Roman" w:cs="Times New Roman"/>
                  </w:rPr>
                </w:rPrChange>
              </w:rPr>
              <w:t>44</w:t>
            </w:r>
          </w:p>
        </w:tc>
        <w:tc>
          <w:tcPr>
            <w:tcW w:w="1814" w:type="dxa"/>
          </w:tcPr>
          <w:p w14:paraId="1B1B0B72" w14:textId="77777777" w:rsidR="001007D5" w:rsidRPr="00A51DAD" w:rsidRDefault="001007D5">
            <w:pPr>
              <w:pStyle w:val="BodyText"/>
              <w:jc w:val="center"/>
              <w:rPr>
                <w:rFonts w:ascii="Times New Roman" w:hAnsi="Times New Roman" w:cs="Times New Roman"/>
                <w:sz w:val="24"/>
                <w:szCs w:val="24"/>
                <w:rPrChange w:id="1148" w:author="Usman Sohail" w:date="2020-05-22T04:54:00Z">
                  <w:rPr>
                    <w:rFonts w:ascii="Times New Roman" w:hAnsi="Times New Roman" w:cs="Times New Roman"/>
                  </w:rPr>
                </w:rPrChange>
              </w:rPr>
              <w:pPrChange w:id="1149" w:author="Usman Sohail" w:date="2020-05-22T04:54:00Z">
                <w:pPr>
                  <w:pStyle w:val="BodyText"/>
                </w:pPr>
              </w:pPrChange>
            </w:pPr>
            <w:r w:rsidRPr="00A51DAD">
              <w:rPr>
                <w:rFonts w:ascii="Times New Roman" w:hAnsi="Times New Roman" w:cs="Times New Roman"/>
                <w:sz w:val="24"/>
                <w:szCs w:val="24"/>
                <w:rPrChange w:id="1150" w:author="Usman Sohail" w:date="2020-05-22T04:54:00Z">
                  <w:rPr>
                    <w:rFonts w:ascii="Times New Roman" w:hAnsi="Times New Roman" w:cs="Times New Roman"/>
                  </w:rPr>
                </w:rPrChange>
              </w:rPr>
              <w:t>1039</w:t>
            </w:r>
          </w:p>
        </w:tc>
      </w:tr>
      <w:tr w:rsidR="001007D5" w:rsidRPr="00A51DAD" w14:paraId="432E64AE" w14:textId="77777777" w:rsidTr="00E82921">
        <w:tc>
          <w:tcPr>
            <w:tcW w:w="1810" w:type="dxa"/>
          </w:tcPr>
          <w:p w14:paraId="56BA741A" w14:textId="77777777" w:rsidR="001007D5" w:rsidRPr="00A51DAD" w:rsidRDefault="001007D5">
            <w:pPr>
              <w:pStyle w:val="BodyText"/>
              <w:jc w:val="center"/>
              <w:rPr>
                <w:rFonts w:ascii="Times New Roman" w:hAnsi="Times New Roman" w:cs="Times New Roman"/>
                <w:sz w:val="24"/>
                <w:szCs w:val="24"/>
                <w:rPrChange w:id="1151" w:author="Usman Sohail" w:date="2020-05-22T04:54:00Z">
                  <w:rPr>
                    <w:rFonts w:ascii="Times New Roman" w:hAnsi="Times New Roman" w:cs="Times New Roman"/>
                  </w:rPr>
                </w:rPrChange>
              </w:rPr>
              <w:pPrChange w:id="1152" w:author="Usman Sohail" w:date="2020-05-22T04:54:00Z">
                <w:pPr>
                  <w:pStyle w:val="BodyText"/>
                </w:pPr>
              </w:pPrChange>
            </w:pPr>
            <w:r w:rsidRPr="00A51DAD">
              <w:rPr>
                <w:rFonts w:ascii="Times New Roman" w:hAnsi="Times New Roman" w:cs="Times New Roman"/>
                <w:sz w:val="24"/>
                <w:szCs w:val="24"/>
                <w:rPrChange w:id="1153" w:author="Usman Sohail" w:date="2020-05-22T04:54:00Z">
                  <w:rPr>
                    <w:rFonts w:ascii="Times New Roman" w:hAnsi="Times New Roman" w:cs="Times New Roman"/>
                  </w:rPr>
                </w:rPrChange>
              </w:rPr>
              <w:t>Neutral</w:t>
            </w:r>
          </w:p>
        </w:tc>
        <w:tc>
          <w:tcPr>
            <w:tcW w:w="2007" w:type="dxa"/>
          </w:tcPr>
          <w:p w14:paraId="4A04DE7D" w14:textId="5093C51A" w:rsidR="001007D5" w:rsidRPr="00A51DAD" w:rsidRDefault="001007D5">
            <w:pPr>
              <w:pStyle w:val="BodyText"/>
              <w:jc w:val="center"/>
              <w:rPr>
                <w:rFonts w:ascii="Times New Roman" w:hAnsi="Times New Roman" w:cs="Times New Roman"/>
                <w:sz w:val="24"/>
                <w:szCs w:val="24"/>
                <w:rPrChange w:id="1154" w:author="Usman Sohail" w:date="2020-05-22T04:54:00Z">
                  <w:rPr>
                    <w:rFonts w:ascii="Times New Roman" w:hAnsi="Times New Roman" w:cs="Times New Roman"/>
                  </w:rPr>
                </w:rPrChange>
              </w:rPr>
              <w:pPrChange w:id="1155" w:author="Usman Sohail" w:date="2020-05-22T04:54:00Z">
                <w:pPr>
                  <w:pStyle w:val="BodyText"/>
                </w:pPr>
              </w:pPrChange>
            </w:pPr>
            <w:r w:rsidRPr="00A51DAD">
              <w:rPr>
                <w:rFonts w:ascii="Times New Roman" w:hAnsi="Times New Roman" w:cs="Times New Roman"/>
                <w:sz w:val="24"/>
                <w:szCs w:val="24"/>
                <w:rPrChange w:id="1156"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157" w:author="Usman Sohail" w:date="2020-05-22T04:54:00Z">
                  <w:rPr>
                    <w:rFonts w:ascii="Times New Roman" w:hAnsi="Times New Roman" w:cs="Times New Roman"/>
                  </w:rPr>
                </w:rPrChange>
              </w:rPr>
              <w:t>1</w:t>
            </w:r>
          </w:p>
        </w:tc>
        <w:tc>
          <w:tcPr>
            <w:tcW w:w="1938" w:type="dxa"/>
          </w:tcPr>
          <w:p w14:paraId="37D84178" w14:textId="14E5A6EE" w:rsidR="001007D5" w:rsidRPr="00A51DAD" w:rsidRDefault="001007D5">
            <w:pPr>
              <w:pStyle w:val="BodyText"/>
              <w:jc w:val="center"/>
              <w:rPr>
                <w:rFonts w:ascii="Times New Roman" w:hAnsi="Times New Roman" w:cs="Times New Roman"/>
                <w:sz w:val="24"/>
                <w:szCs w:val="24"/>
                <w:rPrChange w:id="1158" w:author="Usman Sohail" w:date="2020-05-22T04:54:00Z">
                  <w:rPr>
                    <w:rFonts w:ascii="Times New Roman" w:hAnsi="Times New Roman" w:cs="Times New Roman"/>
                  </w:rPr>
                </w:rPrChange>
              </w:rPr>
              <w:pPrChange w:id="1159" w:author="Usman Sohail" w:date="2020-05-22T04:54:00Z">
                <w:pPr>
                  <w:pStyle w:val="BodyText"/>
                </w:pPr>
              </w:pPrChange>
            </w:pPr>
            <w:r w:rsidRPr="00A51DAD">
              <w:rPr>
                <w:rFonts w:ascii="Times New Roman" w:hAnsi="Times New Roman" w:cs="Times New Roman"/>
                <w:sz w:val="24"/>
                <w:szCs w:val="24"/>
                <w:rPrChange w:id="1160"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161" w:author="Usman Sohail" w:date="2020-05-22T04:54:00Z">
                  <w:rPr>
                    <w:rFonts w:ascii="Times New Roman" w:hAnsi="Times New Roman" w:cs="Times New Roman"/>
                  </w:rPr>
                </w:rPrChange>
              </w:rPr>
              <w:t>87</w:t>
            </w:r>
          </w:p>
        </w:tc>
        <w:tc>
          <w:tcPr>
            <w:tcW w:w="1931" w:type="dxa"/>
          </w:tcPr>
          <w:p w14:paraId="7E546D2F" w14:textId="7648B50C" w:rsidR="001007D5" w:rsidRPr="00A51DAD" w:rsidRDefault="001007D5">
            <w:pPr>
              <w:pStyle w:val="BodyText"/>
              <w:jc w:val="center"/>
              <w:rPr>
                <w:rFonts w:ascii="Times New Roman" w:hAnsi="Times New Roman" w:cs="Times New Roman"/>
                <w:sz w:val="24"/>
                <w:szCs w:val="24"/>
                <w:rPrChange w:id="1162" w:author="Usman Sohail" w:date="2020-05-22T04:54:00Z">
                  <w:rPr>
                    <w:rFonts w:ascii="Times New Roman" w:hAnsi="Times New Roman" w:cs="Times New Roman"/>
                  </w:rPr>
                </w:rPrChange>
              </w:rPr>
              <w:pPrChange w:id="1163" w:author="Usman Sohail" w:date="2020-05-22T04:54:00Z">
                <w:pPr>
                  <w:pStyle w:val="BodyText"/>
                </w:pPr>
              </w:pPrChange>
            </w:pPr>
            <w:r w:rsidRPr="00A51DAD">
              <w:rPr>
                <w:rFonts w:ascii="Times New Roman" w:hAnsi="Times New Roman" w:cs="Times New Roman"/>
                <w:sz w:val="24"/>
                <w:szCs w:val="24"/>
                <w:rPrChange w:id="1164" w:author="Usman Sohail" w:date="2020-05-22T04:54:00Z">
                  <w:rPr>
                    <w:rFonts w:ascii="Times New Roman" w:hAnsi="Times New Roman" w:cs="Times New Roman"/>
                  </w:rPr>
                </w:rPrChange>
              </w:rPr>
              <w:t>0.7</w:t>
            </w:r>
            <w:r w:rsidR="00D92A2E" w:rsidRPr="00A51DAD">
              <w:rPr>
                <w:rFonts w:ascii="Times New Roman" w:hAnsi="Times New Roman" w:cs="Times New Roman"/>
                <w:sz w:val="24"/>
                <w:szCs w:val="24"/>
                <w:rPrChange w:id="1165" w:author="Usman Sohail" w:date="2020-05-22T04:54:00Z">
                  <w:rPr>
                    <w:rFonts w:ascii="Times New Roman" w:hAnsi="Times New Roman" w:cs="Times New Roman"/>
                  </w:rPr>
                </w:rPrChange>
              </w:rPr>
              <w:t>2</w:t>
            </w:r>
          </w:p>
        </w:tc>
        <w:tc>
          <w:tcPr>
            <w:tcW w:w="1814" w:type="dxa"/>
          </w:tcPr>
          <w:p w14:paraId="07EDA70D" w14:textId="77777777" w:rsidR="001007D5" w:rsidRPr="00A51DAD" w:rsidRDefault="001007D5">
            <w:pPr>
              <w:pStyle w:val="BodyText"/>
              <w:jc w:val="center"/>
              <w:rPr>
                <w:rFonts w:ascii="Times New Roman" w:hAnsi="Times New Roman" w:cs="Times New Roman"/>
                <w:sz w:val="24"/>
                <w:szCs w:val="24"/>
                <w:rPrChange w:id="1166" w:author="Usman Sohail" w:date="2020-05-22T04:54:00Z">
                  <w:rPr>
                    <w:rFonts w:ascii="Times New Roman" w:hAnsi="Times New Roman" w:cs="Times New Roman"/>
                  </w:rPr>
                </w:rPrChange>
              </w:rPr>
              <w:pPrChange w:id="1167" w:author="Usman Sohail" w:date="2020-05-22T04:54:00Z">
                <w:pPr>
                  <w:pStyle w:val="BodyText"/>
                </w:pPr>
              </w:pPrChange>
            </w:pPr>
            <w:r w:rsidRPr="00A51DAD">
              <w:rPr>
                <w:rFonts w:ascii="Times New Roman" w:hAnsi="Times New Roman" w:cs="Times New Roman"/>
                <w:sz w:val="24"/>
                <w:szCs w:val="24"/>
                <w:rPrChange w:id="1168" w:author="Usman Sohail" w:date="2020-05-22T04:54:00Z">
                  <w:rPr>
                    <w:rFonts w:ascii="Times New Roman" w:hAnsi="Times New Roman" w:cs="Times New Roman"/>
                  </w:rPr>
                </w:rPrChange>
              </w:rPr>
              <w:t>1819</w:t>
            </w:r>
          </w:p>
        </w:tc>
      </w:tr>
      <w:tr w:rsidR="001007D5" w:rsidRPr="00A51DAD" w14:paraId="31E49C06" w14:textId="77777777" w:rsidTr="00E82921">
        <w:tc>
          <w:tcPr>
            <w:tcW w:w="1810" w:type="dxa"/>
          </w:tcPr>
          <w:p w14:paraId="65D94193" w14:textId="77777777" w:rsidR="001007D5" w:rsidRPr="00A51DAD" w:rsidRDefault="001007D5">
            <w:pPr>
              <w:pStyle w:val="BodyText"/>
              <w:jc w:val="center"/>
              <w:rPr>
                <w:rFonts w:ascii="Times New Roman" w:hAnsi="Times New Roman" w:cs="Times New Roman"/>
                <w:sz w:val="24"/>
                <w:szCs w:val="24"/>
                <w:rPrChange w:id="1169" w:author="Usman Sohail" w:date="2020-05-22T04:54:00Z">
                  <w:rPr>
                    <w:rFonts w:ascii="Times New Roman" w:hAnsi="Times New Roman" w:cs="Times New Roman"/>
                  </w:rPr>
                </w:rPrChange>
              </w:rPr>
              <w:pPrChange w:id="1170" w:author="Usman Sohail" w:date="2020-05-22T04:54:00Z">
                <w:pPr>
                  <w:pStyle w:val="BodyText"/>
                </w:pPr>
              </w:pPrChange>
            </w:pPr>
            <w:r w:rsidRPr="00A51DAD">
              <w:rPr>
                <w:rFonts w:ascii="Times New Roman" w:hAnsi="Times New Roman" w:cs="Times New Roman"/>
                <w:sz w:val="24"/>
                <w:szCs w:val="24"/>
                <w:rPrChange w:id="1171" w:author="Usman Sohail" w:date="2020-05-22T04:54:00Z">
                  <w:rPr>
                    <w:rFonts w:ascii="Times New Roman" w:hAnsi="Times New Roman" w:cs="Times New Roman"/>
                  </w:rPr>
                </w:rPrChange>
              </w:rPr>
              <w:t>Positive</w:t>
            </w:r>
          </w:p>
        </w:tc>
        <w:tc>
          <w:tcPr>
            <w:tcW w:w="2007" w:type="dxa"/>
          </w:tcPr>
          <w:p w14:paraId="5AB5807D" w14:textId="393122AE" w:rsidR="001007D5" w:rsidRPr="00A51DAD" w:rsidRDefault="001007D5">
            <w:pPr>
              <w:pStyle w:val="BodyText"/>
              <w:jc w:val="center"/>
              <w:rPr>
                <w:rFonts w:ascii="Times New Roman" w:hAnsi="Times New Roman" w:cs="Times New Roman"/>
                <w:sz w:val="24"/>
                <w:szCs w:val="24"/>
                <w:rPrChange w:id="1172" w:author="Usman Sohail" w:date="2020-05-22T04:54:00Z">
                  <w:rPr>
                    <w:rFonts w:ascii="Times New Roman" w:hAnsi="Times New Roman" w:cs="Times New Roman"/>
                  </w:rPr>
                </w:rPrChange>
              </w:rPr>
              <w:pPrChange w:id="1173" w:author="Usman Sohail" w:date="2020-05-22T04:54:00Z">
                <w:pPr>
                  <w:pStyle w:val="BodyText"/>
                </w:pPr>
              </w:pPrChange>
            </w:pPr>
            <w:r w:rsidRPr="00A51DAD">
              <w:rPr>
                <w:rFonts w:ascii="Times New Roman" w:hAnsi="Times New Roman" w:cs="Times New Roman"/>
                <w:sz w:val="24"/>
                <w:szCs w:val="24"/>
                <w:rPrChange w:id="1174"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175" w:author="Usman Sohail" w:date="2020-05-22T04:54:00Z">
                  <w:rPr>
                    <w:rFonts w:ascii="Times New Roman" w:hAnsi="Times New Roman" w:cs="Times New Roman"/>
                  </w:rPr>
                </w:rPrChange>
              </w:rPr>
              <w:t>5</w:t>
            </w:r>
          </w:p>
        </w:tc>
        <w:tc>
          <w:tcPr>
            <w:tcW w:w="1938" w:type="dxa"/>
          </w:tcPr>
          <w:p w14:paraId="000F1E52" w14:textId="26C4494F" w:rsidR="001007D5" w:rsidRPr="00A51DAD" w:rsidRDefault="001007D5">
            <w:pPr>
              <w:pStyle w:val="BodyText"/>
              <w:jc w:val="center"/>
              <w:rPr>
                <w:rFonts w:ascii="Times New Roman" w:hAnsi="Times New Roman" w:cs="Times New Roman"/>
                <w:sz w:val="24"/>
                <w:szCs w:val="24"/>
                <w:rPrChange w:id="1176" w:author="Usman Sohail" w:date="2020-05-22T04:54:00Z">
                  <w:rPr>
                    <w:rFonts w:ascii="Times New Roman" w:hAnsi="Times New Roman" w:cs="Times New Roman"/>
                  </w:rPr>
                </w:rPrChange>
              </w:rPr>
              <w:pPrChange w:id="1177" w:author="Usman Sohail" w:date="2020-05-22T04:54:00Z">
                <w:pPr>
                  <w:pStyle w:val="BodyText"/>
                </w:pPr>
              </w:pPrChange>
            </w:pPr>
            <w:r w:rsidRPr="00A51DAD">
              <w:rPr>
                <w:rFonts w:ascii="Times New Roman" w:hAnsi="Times New Roman" w:cs="Times New Roman"/>
                <w:sz w:val="24"/>
                <w:szCs w:val="24"/>
                <w:rPrChange w:id="1178"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179" w:author="Usman Sohail" w:date="2020-05-22T04:54:00Z">
                  <w:rPr>
                    <w:rFonts w:ascii="Times New Roman" w:hAnsi="Times New Roman" w:cs="Times New Roman"/>
                  </w:rPr>
                </w:rPrChange>
              </w:rPr>
              <w:t>58</w:t>
            </w:r>
          </w:p>
        </w:tc>
        <w:tc>
          <w:tcPr>
            <w:tcW w:w="1931" w:type="dxa"/>
          </w:tcPr>
          <w:p w14:paraId="5F0ADA46" w14:textId="1FF17C7A" w:rsidR="001007D5" w:rsidRPr="00A51DAD" w:rsidRDefault="001007D5">
            <w:pPr>
              <w:pStyle w:val="BodyText"/>
              <w:jc w:val="center"/>
              <w:rPr>
                <w:rFonts w:ascii="Times New Roman" w:hAnsi="Times New Roman" w:cs="Times New Roman"/>
                <w:sz w:val="24"/>
                <w:szCs w:val="24"/>
                <w:rPrChange w:id="1180" w:author="Usman Sohail" w:date="2020-05-22T04:54:00Z">
                  <w:rPr>
                    <w:rFonts w:ascii="Times New Roman" w:hAnsi="Times New Roman" w:cs="Times New Roman"/>
                  </w:rPr>
                </w:rPrChange>
              </w:rPr>
              <w:pPrChange w:id="1181" w:author="Usman Sohail" w:date="2020-05-22T04:54:00Z">
                <w:pPr>
                  <w:pStyle w:val="BodyText"/>
                </w:pPr>
              </w:pPrChange>
            </w:pPr>
            <w:r w:rsidRPr="00A51DAD">
              <w:rPr>
                <w:rFonts w:ascii="Times New Roman" w:hAnsi="Times New Roman" w:cs="Times New Roman"/>
                <w:sz w:val="24"/>
                <w:szCs w:val="24"/>
                <w:rPrChange w:id="1182"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183" w:author="Usman Sohail" w:date="2020-05-22T04:54:00Z">
                  <w:rPr>
                    <w:rFonts w:ascii="Times New Roman" w:hAnsi="Times New Roman" w:cs="Times New Roman"/>
                  </w:rPr>
                </w:rPrChange>
              </w:rPr>
              <w:t>58</w:t>
            </w:r>
          </w:p>
        </w:tc>
        <w:tc>
          <w:tcPr>
            <w:tcW w:w="1814" w:type="dxa"/>
          </w:tcPr>
          <w:p w14:paraId="3E6488E5" w14:textId="77777777" w:rsidR="001007D5" w:rsidRPr="00A51DAD" w:rsidRDefault="001007D5">
            <w:pPr>
              <w:pStyle w:val="BodyText"/>
              <w:jc w:val="center"/>
              <w:rPr>
                <w:rFonts w:ascii="Times New Roman" w:hAnsi="Times New Roman" w:cs="Times New Roman"/>
                <w:sz w:val="24"/>
                <w:szCs w:val="24"/>
                <w:rPrChange w:id="1184" w:author="Usman Sohail" w:date="2020-05-22T04:54:00Z">
                  <w:rPr>
                    <w:rFonts w:ascii="Times New Roman" w:hAnsi="Times New Roman" w:cs="Times New Roman"/>
                  </w:rPr>
                </w:rPrChange>
              </w:rPr>
              <w:pPrChange w:id="1185" w:author="Usman Sohail" w:date="2020-05-22T04:54:00Z">
                <w:pPr>
                  <w:pStyle w:val="BodyText"/>
                </w:pPr>
              </w:pPrChange>
            </w:pPr>
            <w:r w:rsidRPr="00A51DAD">
              <w:rPr>
                <w:rFonts w:ascii="Times New Roman" w:hAnsi="Times New Roman" w:cs="Times New Roman"/>
                <w:sz w:val="24"/>
                <w:szCs w:val="24"/>
                <w:rPrChange w:id="1186" w:author="Usman Sohail" w:date="2020-05-22T04:54:00Z">
                  <w:rPr>
                    <w:rFonts w:ascii="Times New Roman" w:hAnsi="Times New Roman" w:cs="Times New Roman"/>
                  </w:rPr>
                </w:rPrChange>
              </w:rPr>
              <w:t>1188</w:t>
            </w:r>
          </w:p>
        </w:tc>
      </w:tr>
      <w:tr w:rsidR="001007D5" w:rsidRPr="00A51DAD" w14:paraId="3780D66F" w14:textId="77777777" w:rsidTr="00E82921">
        <w:tc>
          <w:tcPr>
            <w:tcW w:w="1810" w:type="dxa"/>
          </w:tcPr>
          <w:p w14:paraId="2A425C10" w14:textId="77777777" w:rsidR="001007D5" w:rsidRPr="00A51DAD" w:rsidRDefault="001007D5">
            <w:pPr>
              <w:pStyle w:val="BodyText"/>
              <w:jc w:val="center"/>
              <w:rPr>
                <w:rFonts w:ascii="Times New Roman" w:hAnsi="Times New Roman" w:cs="Times New Roman"/>
                <w:sz w:val="24"/>
                <w:szCs w:val="24"/>
                <w:rPrChange w:id="1187" w:author="Usman Sohail" w:date="2020-05-22T04:54:00Z">
                  <w:rPr>
                    <w:rFonts w:ascii="Times New Roman" w:hAnsi="Times New Roman" w:cs="Times New Roman"/>
                  </w:rPr>
                </w:rPrChange>
              </w:rPr>
              <w:pPrChange w:id="1188" w:author="Usman Sohail" w:date="2020-05-22T04:54:00Z">
                <w:pPr>
                  <w:pStyle w:val="BodyText"/>
                </w:pPr>
              </w:pPrChange>
            </w:pPr>
            <w:r w:rsidRPr="00A51DAD">
              <w:rPr>
                <w:rFonts w:ascii="Times New Roman" w:hAnsi="Times New Roman" w:cs="Times New Roman"/>
                <w:sz w:val="24"/>
                <w:szCs w:val="24"/>
                <w:rPrChange w:id="1189" w:author="Usman Sohail" w:date="2020-05-22T04:54:00Z">
                  <w:rPr>
                    <w:rFonts w:ascii="Times New Roman" w:hAnsi="Times New Roman" w:cs="Times New Roman"/>
                  </w:rPr>
                </w:rPrChange>
              </w:rPr>
              <w:t>Accuracy</w:t>
            </w:r>
          </w:p>
        </w:tc>
        <w:tc>
          <w:tcPr>
            <w:tcW w:w="2007" w:type="dxa"/>
          </w:tcPr>
          <w:p w14:paraId="4ED28909" w14:textId="77777777" w:rsidR="001007D5" w:rsidRPr="00A51DAD" w:rsidRDefault="001007D5">
            <w:pPr>
              <w:pStyle w:val="BodyText"/>
              <w:jc w:val="center"/>
              <w:rPr>
                <w:rFonts w:ascii="Times New Roman" w:hAnsi="Times New Roman" w:cs="Times New Roman"/>
                <w:sz w:val="24"/>
                <w:szCs w:val="24"/>
                <w:rPrChange w:id="1190" w:author="Usman Sohail" w:date="2020-05-22T04:54:00Z">
                  <w:rPr>
                    <w:rFonts w:ascii="Times New Roman" w:hAnsi="Times New Roman" w:cs="Times New Roman"/>
                  </w:rPr>
                </w:rPrChange>
              </w:rPr>
              <w:pPrChange w:id="1191" w:author="Usman Sohail" w:date="2020-05-22T04:54:00Z">
                <w:pPr>
                  <w:pStyle w:val="BodyText"/>
                </w:pPr>
              </w:pPrChange>
            </w:pPr>
          </w:p>
        </w:tc>
        <w:tc>
          <w:tcPr>
            <w:tcW w:w="1938" w:type="dxa"/>
          </w:tcPr>
          <w:p w14:paraId="7DDFF316" w14:textId="77777777" w:rsidR="001007D5" w:rsidRPr="00A51DAD" w:rsidRDefault="001007D5">
            <w:pPr>
              <w:pStyle w:val="BodyText"/>
              <w:jc w:val="center"/>
              <w:rPr>
                <w:rFonts w:ascii="Times New Roman" w:hAnsi="Times New Roman" w:cs="Times New Roman"/>
                <w:sz w:val="24"/>
                <w:szCs w:val="24"/>
                <w:rPrChange w:id="1192" w:author="Usman Sohail" w:date="2020-05-22T04:54:00Z">
                  <w:rPr>
                    <w:rFonts w:ascii="Times New Roman" w:hAnsi="Times New Roman" w:cs="Times New Roman"/>
                  </w:rPr>
                </w:rPrChange>
              </w:rPr>
              <w:pPrChange w:id="1193" w:author="Usman Sohail" w:date="2020-05-22T04:54:00Z">
                <w:pPr>
                  <w:pStyle w:val="BodyText"/>
                </w:pPr>
              </w:pPrChange>
            </w:pPr>
          </w:p>
        </w:tc>
        <w:tc>
          <w:tcPr>
            <w:tcW w:w="1931" w:type="dxa"/>
          </w:tcPr>
          <w:p w14:paraId="137D8483" w14:textId="72BD6D48" w:rsidR="001007D5" w:rsidRPr="00A51DAD" w:rsidRDefault="001007D5">
            <w:pPr>
              <w:pStyle w:val="BodyText"/>
              <w:jc w:val="center"/>
              <w:rPr>
                <w:rFonts w:ascii="Times New Roman" w:hAnsi="Times New Roman" w:cs="Times New Roman"/>
                <w:sz w:val="24"/>
                <w:szCs w:val="24"/>
                <w:rPrChange w:id="1194" w:author="Usman Sohail" w:date="2020-05-22T04:54:00Z">
                  <w:rPr>
                    <w:rFonts w:ascii="Times New Roman" w:hAnsi="Times New Roman" w:cs="Times New Roman"/>
                  </w:rPr>
                </w:rPrChange>
              </w:rPr>
              <w:pPrChange w:id="1195" w:author="Usman Sohail" w:date="2020-05-22T04:54:00Z">
                <w:pPr>
                  <w:pStyle w:val="BodyText"/>
                </w:pPr>
              </w:pPrChange>
            </w:pPr>
            <w:r w:rsidRPr="00A51DAD">
              <w:rPr>
                <w:rFonts w:ascii="Times New Roman" w:hAnsi="Times New Roman" w:cs="Times New Roman"/>
                <w:sz w:val="24"/>
                <w:szCs w:val="24"/>
                <w:rPrChange w:id="1196"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197" w:author="Usman Sohail" w:date="2020-05-22T04:54:00Z">
                  <w:rPr>
                    <w:rFonts w:ascii="Times New Roman" w:hAnsi="Times New Roman" w:cs="Times New Roman"/>
                  </w:rPr>
                </w:rPrChange>
              </w:rPr>
              <w:t>3</w:t>
            </w:r>
          </w:p>
        </w:tc>
        <w:tc>
          <w:tcPr>
            <w:tcW w:w="1814" w:type="dxa"/>
          </w:tcPr>
          <w:p w14:paraId="51515042" w14:textId="77777777" w:rsidR="001007D5" w:rsidRPr="00A51DAD" w:rsidRDefault="001007D5">
            <w:pPr>
              <w:pStyle w:val="BodyText"/>
              <w:jc w:val="center"/>
              <w:rPr>
                <w:rFonts w:ascii="Times New Roman" w:hAnsi="Times New Roman" w:cs="Times New Roman"/>
                <w:sz w:val="24"/>
                <w:szCs w:val="24"/>
                <w:rPrChange w:id="1198" w:author="Usman Sohail" w:date="2020-05-22T04:54:00Z">
                  <w:rPr>
                    <w:rFonts w:ascii="Times New Roman" w:hAnsi="Times New Roman" w:cs="Times New Roman"/>
                  </w:rPr>
                </w:rPrChange>
              </w:rPr>
              <w:pPrChange w:id="1199" w:author="Usman Sohail" w:date="2020-05-22T04:54:00Z">
                <w:pPr>
                  <w:pStyle w:val="BodyText"/>
                </w:pPr>
              </w:pPrChange>
            </w:pPr>
            <w:r w:rsidRPr="00A51DAD">
              <w:rPr>
                <w:rFonts w:ascii="Times New Roman" w:hAnsi="Times New Roman" w:cs="Times New Roman"/>
                <w:sz w:val="24"/>
                <w:szCs w:val="24"/>
                <w:rPrChange w:id="1200" w:author="Usman Sohail" w:date="2020-05-22T04:54:00Z">
                  <w:rPr>
                    <w:rFonts w:ascii="Times New Roman" w:hAnsi="Times New Roman" w:cs="Times New Roman"/>
                  </w:rPr>
                </w:rPrChange>
              </w:rPr>
              <w:t>4046</w:t>
            </w:r>
          </w:p>
        </w:tc>
      </w:tr>
      <w:tr w:rsidR="001007D5" w:rsidRPr="00A51DAD" w14:paraId="028E033D" w14:textId="77777777" w:rsidTr="00E82921">
        <w:tc>
          <w:tcPr>
            <w:tcW w:w="1810" w:type="dxa"/>
          </w:tcPr>
          <w:p w14:paraId="64AF2DB9" w14:textId="77777777" w:rsidR="001007D5" w:rsidRPr="00A51DAD" w:rsidRDefault="001007D5">
            <w:pPr>
              <w:pStyle w:val="BodyText"/>
              <w:jc w:val="center"/>
              <w:rPr>
                <w:rFonts w:ascii="Times New Roman" w:hAnsi="Times New Roman" w:cs="Times New Roman"/>
                <w:sz w:val="24"/>
                <w:szCs w:val="24"/>
                <w:rPrChange w:id="1201" w:author="Usman Sohail" w:date="2020-05-22T04:54:00Z">
                  <w:rPr>
                    <w:rFonts w:ascii="Times New Roman" w:hAnsi="Times New Roman" w:cs="Times New Roman"/>
                  </w:rPr>
                </w:rPrChange>
              </w:rPr>
              <w:pPrChange w:id="1202" w:author="Usman Sohail" w:date="2020-05-22T04:54:00Z">
                <w:pPr>
                  <w:pStyle w:val="BodyText"/>
                </w:pPr>
              </w:pPrChange>
            </w:pPr>
            <w:r w:rsidRPr="00A51DAD">
              <w:rPr>
                <w:rFonts w:ascii="Times New Roman" w:hAnsi="Times New Roman" w:cs="Times New Roman"/>
                <w:sz w:val="24"/>
                <w:szCs w:val="24"/>
                <w:rPrChange w:id="1203" w:author="Usman Sohail" w:date="2020-05-22T04:54:00Z">
                  <w:rPr>
                    <w:rFonts w:ascii="Times New Roman" w:hAnsi="Times New Roman" w:cs="Times New Roman"/>
                  </w:rPr>
                </w:rPrChange>
              </w:rPr>
              <w:t>Macro Accuracy</w:t>
            </w:r>
          </w:p>
        </w:tc>
        <w:tc>
          <w:tcPr>
            <w:tcW w:w="2007" w:type="dxa"/>
          </w:tcPr>
          <w:p w14:paraId="2F7A0466" w14:textId="77777777" w:rsidR="001007D5" w:rsidRPr="00A51DAD" w:rsidRDefault="001007D5">
            <w:pPr>
              <w:pStyle w:val="BodyText"/>
              <w:jc w:val="center"/>
              <w:rPr>
                <w:rFonts w:ascii="Times New Roman" w:hAnsi="Times New Roman" w:cs="Times New Roman"/>
                <w:sz w:val="24"/>
                <w:szCs w:val="24"/>
                <w:rPrChange w:id="1204" w:author="Usman Sohail" w:date="2020-05-22T04:54:00Z">
                  <w:rPr>
                    <w:rFonts w:ascii="Times New Roman" w:hAnsi="Times New Roman" w:cs="Times New Roman"/>
                  </w:rPr>
                </w:rPrChange>
              </w:rPr>
              <w:pPrChange w:id="1205" w:author="Usman Sohail" w:date="2020-05-22T04:54:00Z">
                <w:pPr>
                  <w:pStyle w:val="BodyText"/>
                </w:pPr>
              </w:pPrChange>
            </w:pPr>
            <w:r w:rsidRPr="00A51DAD">
              <w:rPr>
                <w:rFonts w:ascii="Times New Roman" w:hAnsi="Times New Roman" w:cs="Times New Roman"/>
                <w:sz w:val="24"/>
                <w:szCs w:val="24"/>
                <w:rPrChange w:id="1206" w:author="Usman Sohail" w:date="2020-05-22T04:54:00Z">
                  <w:rPr>
                    <w:rFonts w:ascii="Times New Roman" w:hAnsi="Times New Roman" w:cs="Times New Roman"/>
                  </w:rPr>
                </w:rPrChange>
              </w:rPr>
              <w:t>0.65</w:t>
            </w:r>
          </w:p>
        </w:tc>
        <w:tc>
          <w:tcPr>
            <w:tcW w:w="1938" w:type="dxa"/>
          </w:tcPr>
          <w:p w14:paraId="77078FFF" w14:textId="2967ADA2" w:rsidR="001007D5" w:rsidRPr="00A51DAD" w:rsidRDefault="001007D5">
            <w:pPr>
              <w:pStyle w:val="BodyText"/>
              <w:jc w:val="center"/>
              <w:rPr>
                <w:rFonts w:ascii="Times New Roman" w:hAnsi="Times New Roman" w:cs="Times New Roman"/>
                <w:sz w:val="24"/>
                <w:szCs w:val="24"/>
                <w:rPrChange w:id="1207" w:author="Usman Sohail" w:date="2020-05-22T04:54:00Z">
                  <w:rPr>
                    <w:rFonts w:ascii="Times New Roman" w:hAnsi="Times New Roman" w:cs="Times New Roman"/>
                  </w:rPr>
                </w:rPrChange>
              </w:rPr>
              <w:pPrChange w:id="1208" w:author="Usman Sohail" w:date="2020-05-22T04:54:00Z">
                <w:pPr>
                  <w:pStyle w:val="BodyText"/>
                </w:pPr>
              </w:pPrChange>
            </w:pPr>
            <w:r w:rsidRPr="00A51DAD">
              <w:rPr>
                <w:rFonts w:ascii="Times New Roman" w:hAnsi="Times New Roman" w:cs="Times New Roman"/>
                <w:sz w:val="24"/>
                <w:szCs w:val="24"/>
                <w:rPrChange w:id="1209"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210" w:author="Usman Sohail" w:date="2020-05-22T04:54:00Z">
                  <w:rPr>
                    <w:rFonts w:ascii="Times New Roman" w:hAnsi="Times New Roman" w:cs="Times New Roman"/>
                  </w:rPr>
                </w:rPrChange>
              </w:rPr>
              <w:t>58</w:t>
            </w:r>
          </w:p>
        </w:tc>
        <w:tc>
          <w:tcPr>
            <w:tcW w:w="1931" w:type="dxa"/>
          </w:tcPr>
          <w:p w14:paraId="782C2CC2" w14:textId="22A4226B" w:rsidR="001007D5" w:rsidRPr="00A51DAD" w:rsidRDefault="001007D5">
            <w:pPr>
              <w:pStyle w:val="BodyText"/>
              <w:jc w:val="center"/>
              <w:rPr>
                <w:rFonts w:ascii="Times New Roman" w:hAnsi="Times New Roman" w:cs="Times New Roman"/>
                <w:sz w:val="24"/>
                <w:szCs w:val="24"/>
                <w:rPrChange w:id="1211" w:author="Usman Sohail" w:date="2020-05-22T04:54:00Z">
                  <w:rPr>
                    <w:rFonts w:ascii="Times New Roman" w:hAnsi="Times New Roman" w:cs="Times New Roman"/>
                  </w:rPr>
                </w:rPrChange>
              </w:rPr>
              <w:pPrChange w:id="1212" w:author="Usman Sohail" w:date="2020-05-22T04:54:00Z">
                <w:pPr>
                  <w:pStyle w:val="BodyText"/>
                </w:pPr>
              </w:pPrChange>
            </w:pPr>
            <w:r w:rsidRPr="00A51DAD">
              <w:rPr>
                <w:rFonts w:ascii="Times New Roman" w:hAnsi="Times New Roman" w:cs="Times New Roman"/>
                <w:sz w:val="24"/>
                <w:szCs w:val="24"/>
                <w:rPrChange w:id="1213" w:author="Usman Sohail" w:date="2020-05-22T04:54:00Z">
                  <w:rPr>
                    <w:rFonts w:ascii="Times New Roman" w:hAnsi="Times New Roman" w:cs="Times New Roman"/>
                  </w:rPr>
                </w:rPrChange>
              </w:rPr>
              <w:t>0.</w:t>
            </w:r>
            <w:r w:rsidR="00D92A2E" w:rsidRPr="00A51DAD">
              <w:rPr>
                <w:rFonts w:ascii="Times New Roman" w:hAnsi="Times New Roman" w:cs="Times New Roman"/>
                <w:sz w:val="24"/>
                <w:szCs w:val="24"/>
                <w:rPrChange w:id="1214" w:author="Usman Sohail" w:date="2020-05-22T04:54:00Z">
                  <w:rPr>
                    <w:rFonts w:ascii="Times New Roman" w:hAnsi="Times New Roman" w:cs="Times New Roman"/>
                  </w:rPr>
                </w:rPrChange>
              </w:rPr>
              <w:t>58</w:t>
            </w:r>
          </w:p>
        </w:tc>
        <w:tc>
          <w:tcPr>
            <w:tcW w:w="1814" w:type="dxa"/>
          </w:tcPr>
          <w:p w14:paraId="51BE09E2" w14:textId="77777777" w:rsidR="001007D5" w:rsidRPr="00A51DAD" w:rsidRDefault="001007D5">
            <w:pPr>
              <w:pStyle w:val="BodyText"/>
              <w:jc w:val="center"/>
              <w:rPr>
                <w:rFonts w:ascii="Times New Roman" w:hAnsi="Times New Roman" w:cs="Times New Roman"/>
                <w:sz w:val="24"/>
                <w:szCs w:val="24"/>
                <w:rPrChange w:id="1215" w:author="Usman Sohail" w:date="2020-05-22T04:54:00Z">
                  <w:rPr>
                    <w:rFonts w:ascii="Times New Roman" w:hAnsi="Times New Roman" w:cs="Times New Roman"/>
                  </w:rPr>
                </w:rPrChange>
              </w:rPr>
              <w:pPrChange w:id="1216" w:author="Usman Sohail" w:date="2020-05-22T04:54:00Z">
                <w:pPr>
                  <w:pStyle w:val="BodyText"/>
                </w:pPr>
              </w:pPrChange>
            </w:pPr>
            <w:r w:rsidRPr="00A51DAD">
              <w:rPr>
                <w:rFonts w:ascii="Times New Roman" w:hAnsi="Times New Roman" w:cs="Times New Roman"/>
                <w:sz w:val="24"/>
                <w:szCs w:val="24"/>
                <w:rPrChange w:id="1217" w:author="Usman Sohail" w:date="2020-05-22T04:54:00Z">
                  <w:rPr>
                    <w:rFonts w:ascii="Times New Roman" w:hAnsi="Times New Roman" w:cs="Times New Roman"/>
                  </w:rPr>
                </w:rPrChange>
              </w:rPr>
              <w:t>4046</w:t>
            </w:r>
          </w:p>
        </w:tc>
      </w:tr>
      <w:tr w:rsidR="001007D5" w:rsidRPr="00A51DAD" w14:paraId="15BCC702" w14:textId="77777777" w:rsidTr="00E82921">
        <w:tc>
          <w:tcPr>
            <w:tcW w:w="1810" w:type="dxa"/>
          </w:tcPr>
          <w:p w14:paraId="1D1EF05D" w14:textId="77777777" w:rsidR="001007D5" w:rsidRPr="00A51DAD" w:rsidRDefault="001007D5">
            <w:pPr>
              <w:pStyle w:val="BodyText"/>
              <w:jc w:val="center"/>
              <w:rPr>
                <w:rFonts w:ascii="Times New Roman" w:hAnsi="Times New Roman" w:cs="Times New Roman"/>
                <w:sz w:val="24"/>
                <w:szCs w:val="24"/>
                <w:rPrChange w:id="1218" w:author="Usman Sohail" w:date="2020-05-22T04:54:00Z">
                  <w:rPr>
                    <w:rFonts w:ascii="Times New Roman" w:hAnsi="Times New Roman" w:cs="Times New Roman"/>
                  </w:rPr>
                </w:rPrChange>
              </w:rPr>
              <w:pPrChange w:id="1219" w:author="Usman Sohail" w:date="2020-05-22T04:54:00Z">
                <w:pPr>
                  <w:pStyle w:val="BodyText"/>
                </w:pPr>
              </w:pPrChange>
            </w:pPr>
            <w:r w:rsidRPr="00A51DAD">
              <w:rPr>
                <w:rFonts w:ascii="Times New Roman" w:hAnsi="Times New Roman" w:cs="Times New Roman"/>
                <w:sz w:val="24"/>
                <w:szCs w:val="24"/>
                <w:rPrChange w:id="1220" w:author="Usman Sohail" w:date="2020-05-22T04:54:00Z">
                  <w:rPr>
                    <w:rFonts w:ascii="Times New Roman" w:hAnsi="Times New Roman" w:cs="Times New Roman"/>
                  </w:rPr>
                </w:rPrChange>
              </w:rPr>
              <w:t>Weighted Accuracy</w:t>
            </w:r>
          </w:p>
        </w:tc>
        <w:tc>
          <w:tcPr>
            <w:tcW w:w="2007" w:type="dxa"/>
          </w:tcPr>
          <w:p w14:paraId="46F7D1EA" w14:textId="79FA5D01" w:rsidR="001007D5" w:rsidRPr="00A51DAD" w:rsidRDefault="001007D5">
            <w:pPr>
              <w:pStyle w:val="BodyText"/>
              <w:jc w:val="center"/>
              <w:rPr>
                <w:rFonts w:ascii="Times New Roman" w:hAnsi="Times New Roman" w:cs="Times New Roman"/>
                <w:sz w:val="24"/>
                <w:szCs w:val="24"/>
                <w:rPrChange w:id="1221" w:author="Usman Sohail" w:date="2020-05-22T04:54:00Z">
                  <w:rPr>
                    <w:rFonts w:ascii="Times New Roman" w:hAnsi="Times New Roman" w:cs="Times New Roman"/>
                  </w:rPr>
                </w:rPrChange>
              </w:rPr>
              <w:pPrChange w:id="1222" w:author="Usman Sohail" w:date="2020-05-22T04:54:00Z">
                <w:pPr>
                  <w:pStyle w:val="BodyText"/>
                </w:pPr>
              </w:pPrChange>
            </w:pPr>
            <w:r w:rsidRPr="00A51DAD">
              <w:rPr>
                <w:rFonts w:ascii="Times New Roman" w:hAnsi="Times New Roman" w:cs="Times New Roman"/>
                <w:sz w:val="24"/>
                <w:szCs w:val="24"/>
                <w:rPrChange w:id="1223"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224" w:author="Usman Sohail" w:date="2020-05-22T04:54:00Z">
                  <w:rPr>
                    <w:rFonts w:ascii="Times New Roman" w:hAnsi="Times New Roman" w:cs="Times New Roman"/>
                  </w:rPr>
                </w:rPrChange>
              </w:rPr>
              <w:t>4</w:t>
            </w:r>
          </w:p>
        </w:tc>
        <w:tc>
          <w:tcPr>
            <w:tcW w:w="1938" w:type="dxa"/>
          </w:tcPr>
          <w:p w14:paraId="2C3CDC58" w14:textId="616A83C3" w:rsidR="001007D5" w:rsidRPr="00A51DAD" w:rsidRDefault="001007D5">
            <w:pPr>
              <w:pStyle w:val="BodyText"/>
              <w:jc w:val="center"/>
              <w:rPr>
                <w:rFonts w:ascii="Times New Roman" w:hAnsi="Times New Roman" w:cs="Times New Roman"/>
                <w:sz w:val="24"/>
                <w:szCs w:val="24"/>
                <w:rPrChange w:id="1225" w:author="Usman Sohail" w:date="2020-05-22T04:54:00Z">
                  <w:rPr>
                    <w:rFonts w:ascii="Times New Roman" w:hAnsi="Times New Roman" w:cs="Times New Roman"/>
                  </w:rPr>
                </w:rPrChange>
              </w:rPr>
              <w:pPrChange w:id="1226" w:author="Usman Sohail" w:date="2020-05-22T04:54:00Z">
                <w:pPr>
                  <w:pStyle w:val="BodyText"/>
                </w:pPr>
              </w:pPrChange>
            </w:pPr>
            <w:r w:rsidRPr="00A51DAD">
              <w:rPr>
                <w:rFonts w:ascii="Times New Roman" w:hAnsi="Times New Roman" w:cs="Times New Roman"/>
                <w:sz w:val="24"/>
                <w:szCs w:val="24"/>
                <w:rPrChange w:id="1227"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228" w:author="Usman Sohail" w:date="2020-05-22T04:54:00Z">
                  <w:rPr>
                    <w:rFonts w:ascii="Times New Roman" w:hAnsi="Times New Roman" w:cs="Times New Roman"/>
                  </w:rPr>
                </w:rPrChange>
              </w:rPr>
              <w:t>3</w:t>
            </w:r>
          </w:p>
        </w:tc>
        <w:tc>
          <w:tcPr>
            <w:tcW w:w="1931" w:type="dxa"/>
          </w:tcPr>
          <w:p w14:paraId="35DDE9BF" w14:textId="199AAE86" w:rsidR="001007D5" w:rsidRPr="00A51DAD" w:rsidRDefault="001007D5">
            <w:pPr>
              <w:pStyle w:val="BodyText"/>
              <w:jc w:val="center"/>
              <w:rPr>
                <w:rFonts w:ascii="Times New Roman" w:hAnsi="Times New Roman" w:cs="Times New Roman"/>
                <w:sz w:val="24"/>
                <w:szCs w:val="24"/>
                <w:rPrChange w:id="1229" w:author="Usman Sohail" w:date="2020-05-22T04:54:00Z">
                  <w:rPr>
                    <w:rFonts w:ascii="Times New Roman" w:hAnsi="Times New Roman" w:cs="Times New Roman"/>
                  </w:rPr>
                </w:rPrChange>
              </w:rPr>
              <w:pPrChange w:id="1230" w:author="Usman Sohail" w:date="2020-05-22T04:54:00Z">
                <w:pPr>
                  <w:pStyle w:val="BodyText"/>
                </w:pPr>
              </w:pPrChange>
            </w:pPr>
            <w:r w:rsidRPr="00A51DAD">
              <w:rPr>
                <w:rFonts w:ascii="Times New Roman" w:hAnsi="Times New Roman" w:cs="Times New Roman"/>
                <w:sz w:val="24"/>
                <w:szCs w:val="24"/>
                <w:rPrChange w:id="1231" w:author="Usman Sohail" w:date="2020-05-22T04:54:00Z">
                  <w:rPr>
                    <w:rFonts w:ascii="Times New Roman" w:hAnsi="Times New Roman" w:cs="Times New Roman"/>
                  </w:rPr>
                </w:rPrChange>
              </w:rPr>
              <w:t>0.6</w:t>
            </w:r>
            <w:r w:rsidR="00D92A2E" w:rsidRPr="00A51DAD">
              <w:rPr>
                <w:rFonts w:ascii="Times New Roman" w:hAnsi="Times New Roman" w:cs="Times New Roman"/>
                <w:sz w:val="24"/>
                <w:szCs w:val="24"/>
                <w:rPrChange w:id="1232" w:author="Usman Sohail" w:date="2020-05-22T04:54:00Z">
                  <w:rPr>
                    <w:rFonts w:ascii="Times New Roman" w:hAnsi="Times New Roman" w:cs="Times New Roman"/>
                  </w:rPr>
                </w:rPrChange>
              </w:rPr>
              <w:t>1</w:t>
            </w:r>
          </w:p>
        </w:tc>
        <w:tc>
          <w:tcPr>
            <w:tcW w:w="1814" w:type="dxa"/>
          </w:tcPr>
          <w:p w14:paraId="1D5D0CB2" w14:textId="77777777" w:rsidR="001007D5" w:rsidRPr="00A51DAD" w:rsidRDefault="001007D5">
            <w:pPr>
              <w:pStyle w:val="BodyText"/>
              <w:jc w:val="center"/>
              <w:rPr>
                <w:rFonts w:ascii="Times New Roman" w:hAnsi="Times New Roman" w:cs="Times New Roman"/>
                <w:sz w:val="24"/>
                <w:szCs w:val="24"/>
                <w:rPrChange w:id="1233" w:author="Usman Sohail" w:date="2020-05-22T04:54:00Z">
                  <w:rPr>
                    <w:rFonts w:ascii="Times New Roman" w:hAnsi="Times New Roman" w:cs="Times New Roman"/>
                  </w:rPr>
                </w:rPrChange>
              </w:rPr>
              <w:pPrChange w:id="1234" w:author="Usman Sohail" w:date="2020-05-22T04:54:00Z">
                <w:pPr>
                  <w:pStyle w:val="BodyText"/>
                </w:pPr>
              </w:pPrChange>
            </w:pPr>
            <w:r w:rsidRPr="00A51DAD">
              <w:rPr>
                <w:rFonts w:ascii="Times New Roman" w:hAnsi="Times New Roman" w:cs="Times New Roman"/>
                <w:sz w:val="24"/>
                <w:szCs w:val="24"/>
                <w:rPrChange w:id="1235" w:author="Usman Sohail" w:date="2020-05-22T04:54:00Z">
                  <w:rPr>
                    <w:rFonts w:ascii="Times New Roman" w:hAnsi="Times New Roman" w:cs="Times New Roman"/>
                  </w:rPr>
                </w:rPrChange>
              </w:rPr>
              <w:t>4046</w:t>
            </w:r>
          </w:p>
        </w:tc>
      </w:tr>
    </w:tbl>
    <w:p w14:paraId="01EF1976" w14:textId="3F637AD5" w:rsidR="00B54855" w:rsidRPr="00963407" w:rsidRDefault="00B54855">
      <w:pPr>
        <w:pStyle w:val="BodyText"/>
        <w:spacing w:before="7"/>
        <w:rPr>
          <w:rFonts w:ascii="Times New Roman" w:hAnsi="Times New Roman" w:cs="Times New Roman"/>
          <w:b/>
          <w:sz w:val="19"/>
        </w:rPr>
      </w:pPr>
    </w:p>
    <w:p w14:paraId="5E16963E" w14:textId="072BF715" w:rsidR="00D92A2E" w:rsidRPr="00963407" w:rsidRDefault="00D92A2E">
      <w:pPr>
        <w:pStyle w:val="Heading2"/>
        <w:numPr>
          <w:ilvl w:val="1"/>
          <w:numId w:val="5"/>
        </w:numPr>
        <w:tabs>
          <w:tab w:val="left" w:pos="732"/>
          <w:tab w:val="left" w:pos="733"/>
        </w:tabs>
        <w:spacing w:before="1"/>
        <w:rPr>
          <w:rFonts w:ascii="Times New Roman" w:hAnsi="Times New Roman" w:cs="Times New Roman"/>
        </w:rPr>
        <w:pPrChange w:id="1236" w:author="Usman Sohail" w:date="2020-05-22T04:54:00Z">
          <w:pPr>
            <w:pStyle w:val="Heading2"/>
            <w:numPr>
              <w:ilvl w:val="1"/>
              <w:numId w:val="24"/>
            </w:numPr>
            <w:tabs>
              <w:tab w:val="left" w:pos="732"/>
              <w:tab w:val="left" w:pos="733"/>
            </w:tabs>
            <w:spacing w:before="1"/>
            <w:ind w:left="479" w:hanging="360"/>
          </w:pPr>
        </w:pPrChange>
      </w:pPr>
      <w:r w:rsidRPr="00963407">
        <w:rPr>
          <w:rFonts w:ascii="Times New Roman" w:hAnsi="Times New Roman" w:cs="Times New Roman"/>
        </w:rPr>
        <w:lastRenderedPageBreak/>
        <w:t>KNN Using TF-IDF Vectorizer</w:t>
      </w:r>
      <w:ins w:id="1237" w:author="Usman Sohail" w:date="2020-05-22T05:04:00Z">
        <w:r w:rsidR="00E43669">
          <w:rPr>
            <w:rFonts w:ascii="Times New Roman" w:hAnsi="Times New Roman" w:cs="Times New Roman"/>
          </w:rPr>
          <w:t>:</w:t>
        </w:r>
      </w:ins>
      <w:del w:id="1238" w:author="Usman Sohail" w:date="2020-05-22T05:04:00Z">
        <w:r w:rsidRPr="00963407" w:rsidDel="00E43669">
          <w:rPr>
            <w:rFonts w:ascii="Times New Roman" w:hAnsi="Times New Roman" w:cs="Times New Roman"/>
          </w:rPr>
          <w:delText xml:space="preserve"> </w:delText>
        </w:r>
      </w:del>
    </w:p>
    <w:p w14:paraId="238EBF36" w14:textId="103E5C62" w:rsidR="00D92A2E" w:rsidRDefault="00D92A2E" w:rsidP="00D92A2E">
      <w:pPr>
        <w:pStyle w:val="BodyText"/>
        <w:rPr>
          <w:ins w:id="1239" w:author="Usman Sohail" w:date="2020-05-22T04:54:00Z"/>
          <w:rFonts w:ascii="Times New Roman" w:hAnsi="Times New Roman" w:cs="Times New Roman"/>
          <w:sz w:val="24"/>
          <w:szCs w:val="24"/>
        </w:rPr>
      </w:pPr>
      <w:r w:rsidRPr="00963407">
        <w:rPr>
          <w:rFonts w:ascii="Times New Roman" w:hAnsi="Times New Roman" w:cs="Times New Roman"/>
        </w:rPr>
        <w:t xml:space="preserve">  </w:t>
      </w:r>
      <w:r w:rsidRPr="00EC2A36">
        <w:rPr>
          <w:rFonts w:ascii="Times New Roman" w:hAnsi="Times New Roman" w:cs="Times New Roman"/>
          <w:sz w:val="24"/>
          <w:szCs w:val="24"/>
          <w:rPrChange w:id="1240" w:author="Usman Sohail" w:date="2020-05-22T04:54:00Z">
            <w:rPr>
              <w:rFonts w:ascii="Times New Roman" w:hAnsi="Times New Roman" w:cs="Times New Roman"/>
            </w:rPr>
          </w:rPrChange>
        </w:rPr>
        <w:t>We obtained the following accuracy on training and testing data as shown in the table below:</w:t>
      </w:r>
    </w:p>
    <w:p w14:paraId="436AD6DF" w14:textId="77777777" w:rsidR="00EC2A36" w:rsidRPr="00EC2A36" w:rsidRDefault="00EC2A36" w:rsidP="00D92A2E">
      <w:pPr>
        <w:pStyle w:val="BodyText"/>
        <w:rPr>
          <w:rFonts w:ascii="Times New Roman" w:hAnsi="Times New Roman" w:cs="Times New Roman"/>
          <w:sz w:val="24"/>
          <w:szCs w:val="24"/>
          <w:rPrChange w:id="1241" w:author="Usman Sohail" w:date="2020-05-22T04:54:00Z">
            <w:rPr>
              <w:rFonts w:ascii="Times New Roman" w:hAnsi="Times New Roman" w:cs="Times New Roman"/>
            </w:rPr>
          </w:rPrChange>
        </w:rPr>
      </w:pPr>
    </w:p>
    <w:tbl>
      <w:tblPr>
        <w:tblStyle w:val="TableGrid"/>
        <w:tblW w:w="0" w:type="auto"/>
        <w:tblInd w:w="1271" w:type="dxa"/>
        <w:tblLook w:val="04A0" w:firstRow="1" w:lastRow="0" w:firstColumn="1" w:lastColumn="0" w:noHBand="0" w:noVBand="1"/>
        <w:tblPrChange w:id="1242" w:author="Usman Sohail" w:date="2020-05-22T05:24:00Z">
          <w:tblPr>
            <w:tblStyle w:val="TableGrid"/>
            <w:tblW w:w="0" w:type="auto"/>
            <w:tblInd w:w="90" w:type="dxa"/>
            <w:tblLook w:val="04A0" w:firstRow="1" w:lastRow="0" w:firstColumn="1" w:lastColumn="0" w:noHBand="0" w:noVBand="1"/>
          </w:tblPr>
        </w:tblPrChange>
      </w:tblPr>
      <w:tblGrid>
        <w:gridCol w:w="3568"/>
        <w:gridCol w:w="3094"/>
        <w:tblGridChange w:id="1243">
          <w:tblGrid>
            <w:gridCol w:w="4749"/>
            <w:gridCol w:w="4751"/>
          </w:tblGrid>
        </w:tblGridChange>
      </w:tblGrid>
      <w:tr w:rsidR="00D92A2E" w:rsidRPr="00EC2A36" w14:paraId="1B3AAD7C" w14:textId="77777777" w:rsidTr="00A91E5A">
        <w:tc>
          <w:tcPr>
            <w:tcW w:w="3568" w:type="dxa"/>
            <w:tcPrChange w:id="1244" w:author="Usman Sohail" w:date="2020-05-22T05:24:00Z">
              <w:tcPr>
                <w:tcW w:w="4795" w:type="dxa"/>
              </w:tcPr>
            </w:tcPrChange>
          </w:tcPr>
          <w:p w14:paraId="364A49AB" w14:textId="77777777" w:rsidR="00D92A2E" w:rsidRPr="00EC2A36" w:rsidRDefault="00D92A2E">
            <w:pPr>
              <w:pStyle w:val="BodyText"/>
              <w:jc w:val="center"/>
              <w:rPr>
                <w:rFonts w:ascii="Times New Roman" w:hAnsi="Times New Roman" w:cs="Times New Roman"/>
                <w:sz w:val="24"/>
                <w:szCs w:val="24"/>
                <w:rPrChange w:id="1245" w:author="Usman Sohail" w:date="2020-05-22T04:54:00Z">
                  <w:rPr>
                    <w:rFonts w:ascii="Times New Roman" w:hAnsi="Times New Roman" w:cs="Times New Roman"/>
                  </w:rPr>
                </w:rPrChange>
              </w:rPr>
              <w:pPrChange w:id="1246" w:author="Usman Sohail" w:date="2020-05-22T04:54:00Z">
                <w:pPr>
                  <w:pStyle w:val="BodyText"/>
                </w:pPr>
              </w:pPrChange>
            </w:pPr>
            <w:r w:rsidRPr="00EC2A36">
              <w:rPr>
                <w:rFonts w:ascii="Times New Roman" w:hAnsi="Times New Roman" w:cs="Times New Roman"/>
                <w:sz w:val="24"/>
                <w:szCs w:val="24"/>
                <w:rPrChange w:id="1247" w:author="Usman Sohail" w:date="2020-05-22T04:54:00Z">
                  <w:rPr>
                    <w:rFonts w:ascii="Times New Roman" w:hAnsi="Times New Roman" w:cs="Times New Roman"/>
                  </w:rPr>
                </w:rPrChange>
              </w:rPr>
              <w:t>Data</w:t>
            </w:r>
          </w:p>
        </w:tc>
        <w:tc>
          <w:tcPr>
            <w:tcW w:w="3094" w:type="dxa"/>
            <w:tcPrChange w:id="1248" w:author="Usman Sohail" w:date="2020-05-22T05:24:00Z">
              <w:tcPr>
                <w:tcW w:w="4795" w:type="dxa"/>
              </w:tcPr>
            </w:tcPrChange>
          </w:tcPr>
          <w:p w14:paraId="5AF8F0CC" w14:textId="77777777" w:rsidR="00D92A2E" w:rsidRPr="00EC2A36" w:rsidRDefault="00D92A2E">
            <w:pPr>
              <w:pStyle w:val="BodyText"/>
              <w:jc w:val="center"/>
              <w:rPr>
                <w:rFonts w:ascii="Times New Roman" w:hAnsi="Times New Roman" w:cs="Times New Roman"/>
                <w:sz w:val="24"/>
                <w:szCs w:val="24"/>
                <w:rPrChange w:id="1249" w:author="Usman Sohail" w:date="2020-05-22T04:54:00Z">
                  <w:rPr>
                    <w:rFonts w:ascii="Times New Roman" w:hAnsi="Times New Roman" w:cs="Times New Roman"/>
                  </w:rPr>
                </w:rPrChange>
              </w:rPr>
              <w:pPrChange w:id="1250" w:author="Usman Sohail" w:date="2020-05-22T04:54:00Z">
                <w:pPr>
                  <w:pStyle w:val="BodyText"/>
                </w:pPr>
              </w:pPrChange>
            </w:pPr>
            <w:r w:rsidRPr="00EC2A36">
              <w:rPr>
                <w:rFonts w:ascii="Times New Roman" w:hAnsi="Times New Roman" w:cs="Times New Roman"/>
                <w:sz w:val="24"/>
                <w:szCs w:val="24"/>
                <w:rPrChange w:id="1251" w:author="Usman Sohail" w:date="2020-05-22T04:54:00Z">
                  <w:rPr>
                    <w:rFonts w:ascii="Times New Roman" w:hAnsi="Times New Roman" w:cs="Times New Roman"/>
                  </w:rPr>
                </w:rPrChange>
              </w:rPr>
              <w:t>Mean Accuracy</w:t>
            </w:r>
          </w:p>
        </w:tc>
      </w:tr>
      <w:tr w:rsidR="00D92A2E" w:rsidRPr="00EC2A36" w14:paraId="19326ECC" w14:textId="77777777" w:rsidTr="00A91E5A">
        <w:tc>
          <w:tcPr>
            <w:tcW w:w="3568" w:type="dxa"/>
            <w:tcPrChange w:id="1252" w:author="Usman Sohail" w:date="2020-05-22T05:24:00Z">
              <w:tcPr>
                <w:tcW w:w="4795" w:type="dxa"/>
              </w:tcPr>
            </w:tcPrChange>
          </w:tcPr>
          <w:p w14:paraId="351E2CB0" w14:textId="77777777" w:rsidR="00D92A2E" w:rsidRPr="00EC2A36" w:rsidRDefault="00D92A2E">
            <w:pPr>
              <w:pStyle w:val="BodyText"/>
              <w:jc w:val="center"/>
              <w:rPr>
                <w:rFonts w:ascii="Times New Roman" w:hAnsi="Times New Roman" w:cs="Times New Roman"/>
                <w:sz w:val="24"/>
                <w:szCs w:val="24"/>
                <w:rPrChange w:id="1253" w:author="Usman Sohail" w:date="2020-05-22T04:54:00Z">
                  <w:rPr>
                    <w:rFonts w:ascii="Times New Roman" w:hAnsi="Times New Roman" w:cs="Times New Roman"/>
                  </w:rPr>
                </w:rPrChange>
              </w:rPr>
              <w:pPrChange w:id="1254" w:author="Usman Sohail" w:date="2020-05-22T04:54:00Z">
                <w:pPr>
                  <w:pStyle w:val="BodyText"/>
                </w:pPr>
              </w:pPrChange>
            </w:pPr>
            <w:r w:rsidRPr="00EC2A36">
              <w:rPr>
                <w:rFonts w:ascii="Times New Roman" w:hAnsi="Times New Roman" w:cs="Times New Roman"/>
                <w:sz w:val="24"/>
                <w:szCs w:val="24"/>
                <w:rPrChange w:id="1255" w:author="Usman Sohail" w:date="2020-05-22T04:54:00Z">
                  <w:rPr>
                    <w:rFonts w:ascii="Times New Roman" w:hAnsi="Times New Roman" w:cs="Times New Roman"/>
                  </w:rPr>
                </w:rPrChange>
              </w:rPr>
              <w:t>Training Data</w:t>
            </w:r>
          </w:p>
        </w:tc>
        <w:tc>
          <w:tcPr>
            <w:tcW w:w="3094" w:type="dxa"/>
            <w:tcPrChange w:id="1256" w:author="Usman Sohail" w:date="2020-05-22T05:24:00Z">
              <w:tcPr>
                <w:tcW w:w="4795" w:type="dxa"/>
              </w:tcPr>
            </w:tcPrChange>
          </w:tcPr>
          <w:p w14:paraId="61A53015" w14:textId="0C51E015" w:rsidR="00D92A2E" w:rsidRPr="00EC2A36" w:rsidRDefault="00D92A2E">
            <w:pPr>
              <w:pStyle w:val="BodyText"/>
              <w:jc w:val="center"/>
              <w:rPr>
                <w:rFonts w:ascii="Times New Roman" w:hAnsi="Times New Roman" w:cs="Times New Roman"/>
                <w:sz w:val="24"/>
                <w:szCs w:val="24"/>
                <w:rPrChange w:id="1257" w:author="Usman Sohail" w:date="2020-05-22T04:54:00Z">
                  <w:rPr>
                    <w:rFonts w:ascii="Times New Roman" w:hAnsi="Times New Roman" w:cs="Times New Roman"/>
                  </w:rPr>
                </w:rPrChange>
              </w:rPr>
              <w:pPrChange w:id="1258" w:author="Usman Sohail" w:date="2020-05-22T04:54:00Z">
                <w:pPr>
                  <w:pStyle w:val="BodyText"/>
                </w:pPr>
              </w:pPrChange>
            </w:pPr>
            <w:r w:rsidRPr="00EC2A36">
              <w:rPr>
                <w:rFonts w:ascii="Times New Roman" w:hAnsi="Times New Roman" w:cs="Times New Roman"/>
                <w:sz w:val="24"/>
                <w:szCs w:val="24"/>
                <w:rPrChange w:id="1259" w:author="Usman Sohail" w:date="2020-05-22T04:54:00Z">
                  <w:rPr>
                    <w:rFonts w:ascii="Times New Roman" w:hAnsi="Times New Roman" w:cs="Times New Roman"/>
                  </w:rPr>
                </w:rPrChange>
              </w:rPr>
              <w:t>47.23</w:t>
            </w:r>
          </w:p>
        </w:tc>
      </w:tr>
      <w:tr w:rsidR="00D92A2E" w:rsidRPr="00EC2A36" w14:paraId="1D78571F" w14:textId="77777777" w:rsidTr="00A91E5A">
        <w:tc>
          <w:tcPr>
            <w:tcW w:w="3568" w:type="dxa"/>
            <w:tcPrChange w:id="1260" w:author="Usman Sohail" w:date="2020-05-22T05:24:00Z">
              <w:tcPr>
                <w:tcW w:w="4795" w:type="dxa"/>
              </w:tcPr>
            </w:tcPrChange>
          </w:tcPr>
          <w:p w14:paraId="3ED1416E" w14:textId="77777777" w:rsidR="00D92A2E" w:rsidRPr="00EC2A36" w:rsidRDefault="00D92A2E">
            <w:pPr>
              <w:pStyle w:val="BodyText"/>
              <w:jc w:val="center"/>
              <w:rPr>
                <w:rFonts w:ascii="Times New Roman" w:hAnsi="Times New Roman" w:cs="Times New Roman"/>
                <w:sz w:val="24"/>
                <w:szCs w:val="24"/>
                <w:rPrChange w:id="1261" w:author="Usman Sohail" w:date="2020-05-22T04:54:00Z">
                  <w:rPr>
                    <w:rFonts w:ascii="Times New Roman" w:hAnsi="Times New Roman" w:cs="Times New Roman"/>
                  </w:rPr>
                </w:rPrChange>
              </w:rPr>
              <w:pPrChange w:id="1262" w:author="Usman Sohail" w:date="2020-05-22T04:54:00Z">
                <w:pPr>
                  <w:pStyle w:val="BodyText"/>
                </w:pPr>
              </w:pPrChange>
            </w:pPr>
            <w:r w:rsidRPr="00EC2A36">
              <w:rPr>
                <w:rFonts w:ascii="Times New Roman" w:hAnsi="Times New Roman" w:cs="Times New Roman"/>
                <w:sz w:val="24"/>
                <w:szCs w:val="24"/>
                <w:rPrChange w:id="1263" w:author="Usman Sohail" w:date="2020-05-22T04:54:00Z">
                  <w:rPr>
                    <w:rFonts w:ascii="Times New Roman" w:hAnsi="Times New Roman" w:cs="Times New Roman"/>
                  </w:rPr>
                </w:rPrChange>
              </w:rPr>
              <w:t>Testing Data</w:t>
            </w:r>
          </w:p>
        </w:tc>
        <w:tc>
          <w:tcPr>
            <w:tcW w:w="3094" w:type="dxa"/>
            <w:tcPrChange w:id="1264" w:author="Usman Sohail" w:date="2020-05-22T05:24:00Z">
              <w:tcPr>
                <w:tcW w:w="4795" w:type="dxa"/>
              </w:tcPr>
            </w:tcPrChange>
          </w:tcPr>
          <w:p w14:paraId="7CC7F113" w14:textId="003E65CF" w:rsidR="00D92A2E" w:rsidRPr="00EC2A36" w:rsidRDefault="00D92A2E">
            <w:pPr>
              <w:pStyle w:val="BodyText"/>
              <w:jc w:val="center"/>
              <w:rPr>
                <w:rFonts w:ascii="Times New Roman" w:hAnsi="Times New Roman" w:cs="Times New Roman"/>
                <w:sz w:val="24"/>
                <w:szCs w:val="24"/>
                <w:rPrChange w:id="1265" w:author="Usman Sohail" w:date="2020-05-22T04:54:00Z">
                  <w:rPr>
                    <w:rFonts w:ascii="Times New Roman" w:hAnsi="Times New Roman" w:cs="Times New Roman"/>
                  </w:rPr>
                </w:rPrChange>
              </w:rPr>
              <w:pPrChange w:id="1266" w:author="Usman Sohail" w:date="2020-05-22T04:54:00Z">
                <w:pPr>
                  <w:pStyle w:val="BodyText"/>
                </w:pPr>
              </w:pPrChange>
            </w:pPr>
            <w:r w:rsidRPr="00EC2A36">
              <w:rPr>
                <w:rFonts w:ascii="Times New Roman" w:hAnsi="Times New Roman" w:cs="Times New Roman"/>
                <w:sz w:val="24"/>
                <w:szCs w:val="24"/>
                <w:rPrChange w:id="1267" w:author="Usman Sohail" w:date="2020-05-22T04:54:00Z">
                  <w:rPr>
                    <w:rFonts w:ascii="Times New Roman" w:hAnsi="Times New Roman" w:cs="Times New Roman"/>
                  </w:rPr>
                </w:rPrChange>
              </w:rPr>
              <w:t>48.02</w:t>
            </w:r>
          </w:p>
        </w:tc>
      </w:tr>
    </w:tbl>
    <w:p w14:paraId="6A1BE02B" w14:textId="77777777" w:rsidR="00EC2A36" w:rsidRDefault="00EC2A36" w:rsidP="00EC2A36">
      <w:pPr>
        <w:pStyle w:val="BodyText"/>
        <w:rPr>
          <w:ins w:id="1268" w:author="Usman Sohail" w:date="2020-05-22T04:55:00Z"/>
          <w:rFonts w:ascii="Times New Roman" w:hAnsi="Times New Roman" w:cs="Times New Roman"/>
          <w:sz w:val="24"/>
          <w:szCs w:val="24"/>
        </w:rPr>
      </w:pPr>
    </w:p>
    <w:p w14:paraId="2CB3056C" w14:textId="5B0BADEA" w:rsidR="00D92A2E" w:rsidRPr="00EC2A36" w:rsidRDefault="00D92A2E">
      <w:pPr>
        <w:pStyle w:val="BodyText"/>
        <w:rPr>
          <w:rFonts w:ascii="Times New Roman" w:hAnsi="Times New Roman" w:cs="Times New Roman"/>
          <w:sz w:val="24"/>
          <w:szCs w:val="24"/>
          <w:rPrChange w:id="1269" w:author="Usman Sohail" w:date="2020-05-22T04:54:00Z">
            <w:rPr>
              <w:rFonts w:ascii="Times New Roman" w:hAnsi="Times New Roman" w:cs="Times New Roman"/>
            </w:rPr>
          </w:rPrChange>
        </w:rPr>
        <w:pPrChange w:id="1270" w:author="Usman Sohail" w:date="2020-05-22T04:55:00Z">
          <w:pPr>
            <w:pStyle w:val="BodyText"/>
            <w:ind w:firstLine="360"/>
          </w:pPr>
        </w:pPrChange>
      </w:pPr>
      <w:r w:rsidRPr="00EC2A36">
        <w:rPr>
          <w:rFonts w:ascii="Times New Roman" w:hAnsi="Times New Roman" w:cs="Times New Roman"/>
          <w:sz w:val="24"/>
          <w:szCs w:val="24"/>
          <w:rPrChange w:id="1271" w:author="Usman Sohail" w:date="2020-05-22T04:54:00Z">
            <w:rPr>
              <w:rFonts w:ascii="Times New Roman" w:hAnsi="Times New Roman" w:cs="Times New Roman"/>
            </w:rPr>
          </w:rPrChange>
        </w:rPr>
        <w:t>The following confusion matrix is generated:</w:t>
      </w:r>
    </w:p>
    <w:p w14:paraId="6AE3CCCF" w14:textId="77777777" w:rsidR="00D92A2E" w:rsidRPr="00963407" w:rsidRDefault="00D92A2E">
      <w:pPr>
        <w:pStyle w:val="BodyText"/>
        <w:jc w:val="center"/>
        <w:rPr>
          <w:rFonts w:ascii="Times New Roman" w:hAnsi="Times New Roman" w:cs="Times New Roman"/>
        </w:rPr>
        <w:pPrChange w:id="1272" w:author="Usman Sohail" w:date="2020-05-22T04:55:00Z">
          <w:pPr>
            <w:pStyle w:val="BodyText"/>
          </w:pPr>
        </w:pPrChange>
      </w:pPr>
      <w:r w:rsidRPr="00963407">
        <w:rPr>
          <w:rFonts w:ascii="Times New Roman" w:hAnsi="Times New Roman" w:cs="Times New Roman"/>
          <w:noProof/>
        </w:rPr>
        <w:drawing>
          <wp:inline distT="0" distB="0" distL="0" distR="0" wp14:anchorId="77853D2A" wp14:editId="520AB965">
            <wp:extent cx="5341620" cy="5114784"/>
            <wp:effectExtent l="0" t="0" r="0" b="0"/>
            <wp:docPr id="41" name="Picture 41" descr="C:\Users\Dyass\AppData\Local\Microsoft\Windows\INetCache\Content.MSO\30D92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yass\AppData\Local\Microsoft\Windows\INetCache\Content.MSO\30D92D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392" cy="5124141"/>
                    </a:xfrm>
                    <a:prstGeom prst="rect">
                      <a:avLst/>
                    </a:prstGeom>
                    <a:noFill/>
                    <a:ln>
                      <a:noFill/>
                    </a:ln>
                  </pic:spPr>
                </pic:pic>
              </a:graphicData>
            </a:graphic>
          </wp:inline>
        </w:drawing>
      </w:r>
    </w:p>
    <w:p w14:paraId="40351377" w14:textId="77777777" w:rsidR="00D92A2E" w:rsidRPr="00EC2A36" w:rsidRDefault="00D92A2E" w:rsidP="00D92A2E">
      <w:pPr>
        <w:pStyle w:val="BodyText"/>
        <w:rPr>
          <w:rFonts w:ascii="Times New Roman" w:hAnsi="Times New Roman" w:cs="Times New Roman"/>
          <w:sz w:val="24"/>
          <w:szCs w:val="24"/>
          <w:rPrChange w:id="1273" w:author="Usman Sohail" w:date="2020-05-22T04:55:00Z">
            <w:rPr>
              <w:rFonts w:ascii="Times New Roman" w:hAnsi="Times New Roman" w:cs="Times New Roman"/>
            </w:rPr>
          </w:rPrChange>
        </w:rPr>
      </w:pPr>
      <w:r w:rsidRPr="00EC2A36">
        <w:rPr>
          <w:rFonts w:ascii="Times New Roman" w:hAnsi="Times New Roman" w:cs="Times New Roman"/>
          <w:sz w:val="24"/>
          <w:szCs w:val="24"/>
          <w:rPrChange w:id="1274" w:author="Usman Sohail" w:date="2020-05-22T04:55:00Z">
            <w:rPr>
              <w:rFonts w:ascii="Times New Roman" w:hAnsi="Times New Roman" w:cs="Times New Roman"/>
            </w:rPr>
          </w:rPrChange>
        </w:rPr>
        <w:t>The following classification reports is obtained:</w:t>
      </w:r>
    </w:p>
    <w:p w14:paraId="4F389638" w14:textId="77777777" w:rsidR="00D92A2E" w:rsidRPr="00EC2A36" w:rsidRDefault="00D92A2E" w:rsidP="00D92A2E">
      <w:pPr>
        <w:pStyle w:val="BodyText"/>
        <w:rPr>
          <w:rFonts w:ascii="Times New Roman" w:hAnsi="Times New Roman" w:cs="Times New Roman"/>
          <w:sz w:val="24"/>
          <w:szCs w:val="24"/>
          <w:rPrChange w:id="1275" w:author="Usman Sohail" w:date="2020-05-22T04:55:00Z">
            <w:rPr>
              <w:rFonts w:ascii="Times New Roman" w:hAnsi="Times New Roman" w:cs="Times New Roman"/>
            </w:rPr>
          </w:rPrChange>
        </w:rPr>
      </w:pPr>
    </w:p>
    <w:tbl>
      <w:tblPr>
        <w:tblStyle w:val="TableGrid"/>
        <w:tblW w:w="0" w:type="auto"/>
        <w:tblInd w:w="90" w:type="dxa"/>
        <w:tblLook w:val="04A0" w:firstRow="1" w:lastRow="0" w:firstColumn="1" w:lastColumn="0" w:noHBand="0" w:noVBand="1"/>
      </w:tblPr>
      <w:tblGrid>
        <w:gridCol w:w="1810"/>
        <w:gridCol w:w="2007"/>
        <w:gridCol w:w="1938"/>
        <w:gridCol w:w="1931"/>
        <w:gridCol w:w="1814"/>
      </w:tblGrid>
      <w:tr w:rsidR="00D92A2E" w:rsidRPr="00EC2A36" w14:paraId="0458A419" w14:textId="77777777" w:rsidTr="00E82921">
        <w:tc>
          <w:tcPr>
            <w:tcW w:w="1810" w:type="dxa"/>
          </w:tcPr>
          <w:p w14:paraId="48E7C1F4" w14:textId="77777777" w:rsidR="00D92A2E" w:rsidRPr="00EC2A36" w:rsidRDefault="00D92A2E">
            <w:pPr>
              <w:pStyle w:val="BodyText"/>
              <w:jc w:val="center"/>
              <w:rPr>
                <w:rFonts w:ascii="Times New Roman" w:hAnsi="Times New Roman" w:cs="Times New Roman"/>
                <w:sz w:val="24"/>
                <w:szCs w:val="24"/>
                <w:rPrChange w:id="1276" w:author="Usman Sohail" w:date="2020-05-22T04:55:00Z">
                  <w:rPr>
                    <w:rFonts w:ascii="Times New Roman" w:hAnsi="Times New Roman" w:cs="Times New Roman"/>
                  </w:rPr>
                </w:rPrChange>
              </w:rPr>
              <w:pPrChange w:id="1277" w:author="Usman Sohail" w:date="2020-05-22T04:55:00Z">
                <w:pPr>
                  <w:pStyle w:val="BodyText"/>
                </w:pPr>
              </w:pPrChange>
            </w:pPr>
          </w:p>
        </w:tc>
        <w:tc>
          <w:tcPr>
            <w:tcW w:w="2007" w:type="dxa"/>
          </w:tcPr>
          <w:p w14:paraId="7E087EC9" w14:textId="77777777" w:rsidR="00D92A2E" w:rsidRPr="00EC2A36" w:rsidRDefault="00D92A2E">
            <w:pPr>
              <w:pStyle w:val="BodyText"/>
              <w:jc w:val="center"/>
              <w:rPr>
                <w:rFonts w:ascii="Times New Roman" w:hAnsi="Times New Roman" w:cs="Times New Roman"/>
                <w:sz w:val="24"/>
                <w:szCs w:val="24"/>
                <w:rPrChange w:id="1278" w:author="Usman Sohail" w:date="2020-05-22T04:55:00Z">
                  <w:rPr>
                    <w:rFonts w:ascii="Times New Roman" w:hAnsi="Times New Roman" w:cs="Times New Roman"/>
                  </w:rPr>
                </w:rPrChange>
              </w:rPr>
              <w:pPrChange w:id="1279" w:author="Usman Sohail" w:date="2020-05-22T04:55:00Z">
                <w:pPr>
                  <w:pStyle w:val="BodyText"/>
                </w:pPr>
              </w:pPrChange>
            </w:pPr>
            <w:r w:rsidRPr="00EC2A36">
              <w:rPr>
                <w:rFonts w:ascii="Times New Roman" w:hAnsi="Times New Roman" w:cs="Times New Roman"/>
                <w:sz w:val="24"/>
                <w:szCs w:val="24"/>
                <w:rPrChange w:id="1280" w:author="Usman Sohail" w:date="2020-05-22T04:55:00Z">
                  <w:rPr>
                    <w:rFonts w:ascii="Times New Roman" w:hAnsi="Times New Roman" w:cs="Times New Roman"/>
                  </w:rPr>
                </w:rPrChange>
              </w:rPr>
              <w:t>Precision</w:t>
            </w:r>
          </w:p>
        </w:tc>
        <w:tc>
          <w:tcPr>
            <w:tcW w:w="1938" w:type="dxa"/>
          </w:tcPr>
          <w:p w14:paraId="26F4DA5C" w14:textId="77777777" w:rsidR="00D92A2E" w:rsidRPr="00EC2A36" w:rsidRDefault="00D92A2E">
            <w:pPr>
              <w:pStyle w:val="BodyText"/>
              <w:jc w:val="center"/>
              <w:rPr>
                <w:rFonts w:ascii="Times New Roman" w:hAnsi="Times New Roman" w:cs="Times New Roman"/>
                <w:sz w:val="24"/>
                <w:szCs w:val="24"/>
                <w:rPrChange w:id="1281" w:author="Usman Sohail" w:date="2020-05-22T04:55:00Z">
                  <w:rPr>
                    <w:rFonts w:ascii="Times New Roman" w:hAnsi="Times New Roman" w:cs="Times New Roman"/>
                  </w:rPr>
                </w:rPrChange>
              </w:rPr>
              <w:pPrChange w:id="1282" w:author="Usman Sohail" w:date="2020-05-22T04:55:00Z">
                <w:pPr>
                  <w:pStyle w:val="BodyText"/>
                </w:pPr>
              </w:pPrChange>
            </w:pPr>
            <w:r w:rsidRPr="00EC2A36">
              <w:rPr>
                <w:rFonts w:ascii="Times New Roman" w:hAnsi="Times New Roman" w:cs="Times New Roman"/>
                <w:sz w:val="24"/>
                <w:szCs w:val="24"/>
                <w:rPrChange w:id="1283" w:author="Usman Sohail" w:date="2020-05-22T04:55:00Z">
                  <w:rPr>
                    <w:rFonts w:ascii="Times New Roman" w:hAnsi="Times New Roman" w:cs="Times New Roman"/>
                  </w:rPr>
                </w:rPrChange>
              </w:rPr>
              <w:t>Recall</w:t>
            </w:r>
          </w:p>
        </w:tc>
        <w:tc>
          <w:tcPr>
            <w:tcW w:w="1931" w:type="dxa"/>
          </w:tcPr>
          <w:p w14:paraId="1A69C049" w14:textId="77777777" w:rsidR="00D92A2E" w:rsidRPr="00EC2A36" w:rsidRDefault="00D92A2E">
            <w:pPr>
              <w:pStyle w:val="BodyText"/>
              <w:jc w:val="center"/>
              <w:rPr>
                <w:rFonts w:ascii="Times New Roman" w:hAnsi="Times New Roman" w:cs="Times New Roman"/>
                <w:sz w:val="24"/>
                <w:szCs w:val="24"/>
                <w:rPrChange w:id="1284" w:author="Usman Sohail" w:date="2020-05-22T04:55:00Z">
                  <w:rPr>
                    <w:rFonts w:ascii="Times New Roman" w:hAnsi="Times New Roman" w:cs="Times New Roman"/>
                  </w:rPr>
                </w:rPrChange>
              </w:rPr>
              <w:pPrChange w:id="1285" w:author="Usman Sohail" w:date="2020-05-22T04:55:00Z">
                <w:pPr>
                  <w:pStyle w:val="BodyText"/>
                </w:pPr>
              </w:pPrChange>
            </w:pPr>
            <w:r w:rsidRPr="00EC2A36">
              <w:rPr>
                <w:rFonts w:ascii="Times New Roman" w:hAnsi="Times New Roman" w:cs="Times New Roman"/>
                <w:sz w:val="24"/>
                <w:szCs w:val="24"/>
                <w:rPrChange w:id="1286" w:author="Usman Sohail" w:date="2020-05-22T04:55:00Z">
                  <w:rPr>
                    <w:rFonts w:ascii="Times New Roman" w:hAnsi="Times New Roman" w:cs="Times New Roman"/>
                  </w:rPr>
                </w:rPrChange>
              </w:rPr>
              <w:t>F1-Score</w:t>
            </w:r>
          </w:p>
        </w:tc>
        <w:tc>
          <w:tcPr>
            <w:tcW w:w="1814" w:type="dxa"/>
          </w:tcPr>
          <w:p w14:paraId="66026139" w14:textId="77777777" w:rsidR="00D92A2E" w:rsidRPr="00EC2A36" w:rsidRDefault="00D92A2E">
            <w:pPr>
              <w:pStyle w:val="BodyText"/>
              <w:jc w:val="center"/>
              <w:rPr>
                <w:rFonts w:ascii="Times New Roman" w:hAnsi="Times New Roman" w:cs="Times New Roman"/>
                <w:sz w:val="24"/>
                <w:szCs w:val="24"/>
                <w:rPrChange w:id="1287" w:author="Usman Sohail" w:date="2020-05-22T04:55:00Z">
                  <w:rPr>
                    <w:rFonts w:ascii="Times New Roman" w:hAnsi="Times New Roman" w:cs="Times New Roman"/>
                  </w:rPr>
                </w:rPrChange>
              </w:rPr>
              <w:pPrChange w:id="1288" w:author="Usman Sohail" w:date="2020-05-22T04:55:00Z">
                <w:pPr>
                  <w:pStyle w:val="BodyText"/>
                </w:pPr>
              </w:pPrChange>
            </w:pPr>
            <w:r w:rsidRPr="00EC2A36">
              <w:rPr>
                <w:rFonts w:ascii="Times New Roman" w:hAnsi="Times New Roman" w:cs="Times New Roman"/>
                <w:sz w:val="24"/>
                <w:szCs w:val="24"/>
                <w:rPrChange w:id="1289" w:author="Usman Sohail" w:date="2020-05-22T04:55:00Z">
                  <w:rPr>
                    <w:rFonts w:ascii="Times New Roman" w:hAnsi="Times New Roman" w:cs="Times New Roman"/>
                  </w:rPr>
                </w:rPrChange>
              </w:rPr>
              <w:t>Support</w:t>
            </w:r>
          </w:p>
        </w:tc>
      </w:tr>
      <w:tr w:rsidR="00D92A2E" w:rsidRPr="00EC2A36" w14:paraId="723A142B" w14:textId="77777777" w:rsidTr="00E82921">
        <w:tc>
          <w:tcPr>
            <w:tcW w:w="1810" w:type="dxa"/>
          </w:tcPr>
          <w:p w14:paraId="579C0522" w14:textId="77777777" w:rsidR="00D92A2E" w:rsidRPr="00EC2A36" w:rsidRDefault="00D92A2E">
            <w:pPr>
              <w:pStyle w:val="BodyText"/>
              <w:jc w:val="center"/>
              <w:rPr>
                <w:rFonts w:ascii="Times New Roman" w:hAnsi="Times New Roman" w:cs="Times New Roman"/>
                <w:sz w:val="24"/>
                <w:szCs w:val="24"/>
                <w:rPrChange w:id="1290" w:author="Usman Sohail" w:date="2020-05-22T04:55:00Z">
                  <w:rPr>
                    <w:rFonts w:ascii="Times New Roman" w:hAnsi="Times New Roman" w:cs="Times New Roman"/>
                  </w:rPr>
                </w:rPrChange>
              </w:rPr>
              <w:pPrChange w:id="1291" w:author="Usman Sohail" w:date="2020-05-22T04:55:00Z">
                <w:pPr>
                  <w:pStyle w:val="BodyText"/>
                </w:pPr>
              </w:pPrChange>
            </w:pPr>
            <w:r w:rsidRPr="00EC2A36">
              <w:rPr>
                <w:rFonts w:ascii="Times New Roman" w:hAnsi="Times New Roman" w:cs="Times New Roman"/>
                <w:sz w:val="24"/>
                <w:szCs w:val="24"/>
                <w:rPrChange w:id="1292" w:author="Usman Sohail" w:date="2020-05-22T04:55:00Z">
                  <w:rPr>
                    <w:rFonts w:ascii="Times New Roman" w:hAnsi="Times New Roman" w:cs="Times New Roman"/>
                  </w:rPr>
                </w:rPrChange>
              </w:rPr>
              <w:t>Negative</w:t>
            </w:r>
          </w:p>
        </w:tc>
        <w:tc>
          <w:tcPr>
            <w:tcW w:w="2007" w:type="dxa"/>
          </w:tcPr>
          <w:p w14:paraId="177DD015" w14:textId="77777777" w:rsidR="00D92A2E" w:rsidRPr="00EC2A36" w:rsidRDefault="00D92A2E">
            <w:pPr>
              <w:pStyle w:val="BodyText"/>
              <w:jc w:val="center"/>
              <w:rPr>
                <w:rFonts w:ascii="Times New Roman" w:hAnsi="Times New Roman" w:cs="Times New Roman"/>
                <w:sz w:val="24"/>
                <w:szCs w:val="24"/>
                <w:rPrChange w:id="1293" w:author="Usman Sohail" w:date="2020-05-22T04:55:00Z">
                  <w:rPr>
                    <w:rFonts w:ascii="Times New Roman" w:hAnsi="Times New Roman" w:cs="Times New Roman"/>
                  </w:rPr>
                </w:rPrChange>
              </w:rPr>
              <w:pPrChange w:id="1294" w:author="Usman Sohail" w:date="2020-05-22T04:55:00Z">
                <w:pPr>
                  <w:pStyle w:val="BodyText"/>
                </w:pPr>
              </w:pPrChange>
            </w:pPr>
            <w:r w:rsidRPr="00EC2A36">
              <w:rPr>
                <w:rFonts w:ascii="Times New Roman" w:hAnsi="Times New Roman" w:cs="Times New Roman"/>
                <w:sz w:val="24"/>
                <w:szCs w:val="24"/>
                <w:rPrChange w:id="1295" w:author="Usman Sohail" w:date="2020-05-22T04:55:00Z">
                  <w:rPr>
                    <w:rFonts w:ascii="Times New Roman" w:hAnsi="Times New Roman" w:cs="Times New Roman"/>
                  </w:rPr>
                </w:rPrChange>
              </w:rPr>
              <w:t>0.68</w:t>
            </w:r>
          </w:p>
        </w:tc>
        <w:tc>
          <w:tcPr>
            <w:tcW w:w="1938" w:type="dxa"/>
          </w:tcPr>
          <w:p w14:paraId="50A46A3A" w14:textId="77777777" w:rsidR="00D92A2E" w:rsidRPr="00EC2A36" w:rsidRDefault="00D92A2E">
            <w:pPr>
              <w:pStyle w:val="BodyText"/>
              <w:jc w:val="center"/>
              <w:rPr>
                <w:rFonts w:ascii="Times New Roman" w:hAnsi="Times New Roman" w:cs="Times New Roman"/>
                <w:sz w:val="24"/>
                <w:szCs w:val="24"/>
                <w:rPrChange w:id="1296" w:author="Usman Sohail" w:date="2020-05-22T04:55:00Z">
                  <w:rPr>
                    <w:rFonts w:ascii="Times New Roman" w:hAnsi="Times New Roman" w:cs="Times New Roman"/>
                  </w:rPr>
                </w:rPrChange>
              </w:rPr>
              <w:pPrChange w:id="1297" w:author="Usman Sohail" w:date="2020-05-22T04:55:00Z">
                <w:pPr>
                  <w:pStyle w:val="BodyText"/>
                </w:pPr>
              </w:pPrChange>
            </w:pPr>
            <w:r w:rsidRPr="00EC2A36">
              <w:rPr>
                <w:rFonts w:ascii="Times New Roman" w:hAnsi="Times New Roman" w:cs="Times New Roman"/>
                <w:sz w:val="24"/>
                <w:szCs w:val="24"/>
                <w:rPrChange w:id="1298" w:author="Usman Sohail" w:date="2020-05-22T04:55:00Z">
                  <w:rPr>
                    <w:rFonts w:ascii="Times New Roman" w:hAnsi="Times New Roman" w:cs="Times New Roman"/>
                  </w:rPr>
                </w:rPrChange>
              </w:rPr>
              <w:t>0.33</w:t>
            </w:r>
          </w:p>
        </w:tc>
        <w:tc>
          <w:tcPr>
            <w:tcW w:w="1931" w:type="dxa"/>
          </w:tcPr>
          <w:p w14:paraId="4E8C208A" w14:textId="77777777" w:rsidR="00D92A2E" w:rsidRPr="00EC2A36" w:rsidRDefault="00D92A2E">
            <w:pPr>
              <w:pStyle w:val="BodyText"/>
              <w:jc w:val="center"/>
              <w:rPr>
                <w:rFonts w:ascii="Times New Roman" w:hAnsi="Times New Roman" w:cs="Times New Roman"/>
                <w:sz w:val="24"/>
                <w:szCs w:val="24"/>
                <w:rPrChange w:id="1299" w:author="Usman Sohail" w:date="2020-05-22T04:55:00Z">
                  <w:rPr>
                    <w:rFonts w:ascii="Times New Roman" w:hAnsi="Times New Roman" w:cs="Times New Roman"/>
                  </w:rPr>
                </w:rPrChange>
              </w:rPr>
              <w:pPrChange w:id="1300" w:author="Usman Sohail" w:date="2020-05-22T04:55:00Z">
                <w:pPr>
                  <w:pStyle w:val="BodyText"/>
                </w:pPr>
              </w:pPrChange>
            </w:pPr>
            <w:r w:rsidRPr="00EC2A36">
              <w:rPr>
                <w:rFonts w:ascii="Times New Roman" w:hAnsi="Times New Roman" w:cs="Times New Roman"/>
                <w:sz w:val="24"/>
                <w:szCs w:val="24"/>
                <w:rPrChange w:id="1301" w:author="Usman Sohail" w:date="2020-05-22T04:55:00Z">
                  <w:rPr>
                    <w:rFonts w:ascii="Times New Roman" w:hAnsi="Times New Roman" w:cs="Times New Roman"/>
                  </w:rPr>
                </w:rPrChange>
              </w:rPr>
              <w:t>0.44</w:t>
            </w:r>
          </w:p>
        </w:tc>
        <w:tc>
          <w:tcPr>
            <w:tcW w:w="1814" w:type="dxa"/>
          </w:tcPr>
          <w:p w14:paraId="70C9366E" w14:textId="77777777" w:rsidR="00D92A2E" w:rsidRPr="00EC2A36" w:rsidRDefault="00D92A2E">
            <w:pPr>
              <w:pStyle w:val="BodyText"/>
              <w:jc w:val="center"/>
              <w:rPr>
                <w:rFonts w:ascii="Times New Roman" w:hAnsi="Times New Roman" w:cs="Times New Roman"/>
                <w:sz w:val="24"/>
                <w:szCs w:val="24"/>
                <w:rPrChange w:id="1302" w:author="Usman Sohail" w:date="2020-05-22T04:55:00Z">
                  <w:rPr>
                    <w:rFonts w:ascii="Times New Roman" w:hAnsi="Times New Roman" w:cs="Times New Roman"/>
                  </w:rPr>
                </w:rPrChange>
              </w:rPr>
              <w:pPrChange w:id="1303" w:author="Usman Sohail" w:date="2020-05-22T04:55:00Z">
                <w:pPr>
                  <w:pStyle w:val="BodyText"/>
                </w:pPr>
              </w:pPrChange>
            </w:pPr>
            <w:r w:rsidRPr="00EC2A36">
              <w:rPr>
                <w:rFonts w:ascii="Times New Roman" w:hAnsi="Times New Roman" w:cs="Times New Roman"/>
                <w:sz w:val="24"/>
                <w:szCs w:val="24"/>
                <w:rPrChange w:id="1304" w:author="Usman Sohail" w:date="2020-05-22T04:55:00Z">
                  <w:rPr>
                    <w:rFonts w:ascii="Times New Roman" w:hAnsi="Times New Roman" w:cs="Times New Roman"/>
                  </w:rPr>
                </w:rPrChange>
              </w:rPr>
              <w:t>1039</w:t>
            </w:r>
          </w:p>
        </w:tc>
      </w:tr>
      <w:tr w:rsidR="00D92A2E" w:rsidRPr="00EC2A36" w14:paraId="711EC443" w14:textId="77777777" w:rsidTr="00E82921">
        <w:tc>
          <w:tcPr>
            <w:tcW w:w="1810" w:type="dxa"/>
          </w:tcPr>
          <w:p w14:paraId="3924995A" w14:textId="77777777" w:rsidR="00D92A2E" w:rsidRPr="00EC2A36" w:rsidRDefault="00D92A2E">
            <w:pPr>
              <w:pStyle w:val="BodyText"/>
              <w:jc w:val="center"/>
              <w:rPr>
                <w:rFonts w:ascii="Times New Roman" w:hAnsi="Times New Roman" w:cs="Times New Roman"/>
                <w:sz w:val="24"/>
                <w:szCs w:val="24"/>
                <w:rPrChange w:id="1305" w:author="Usman Sohail" w:date="2020-05-22T04:55:00Z">
                  <w:rPr>
                    <w:rFonts w:ascii="Times New Roman" w:hAnsi="Times New Roman" w:cs="Times New Roman"/>
                  </w:rPr>
                </w:rPrChange>
              </w:rPr>
              <w:pPrChange w:id="1306" w:author="Usman Sohail" w:date="2020-05-22T04:55:00Z">
                <w:pPr>
                  <w:pStyle w:val="BodyText"/>
                </w:pPr>
              </w:pPrChange>
            </w:pPr>
            <w:r w:rsidRPr="00EC2A36">
              <w:rPr>
                <w:rFonts w:ascii="Times New Roman" w:hAnsi="Times New Roman" w:cs="Times New Roman"/>
                <w:sz w:val="24"/>
                <w:szCs w:val="24"/>
                <w:rPrChange w:id="1307" w:author="Usman Sohail" w:date="2020-05-22T04:55:00Z">
                  <w:rPr>
                    <w:rFonts w:ascii="Times New Roman" w:hAnsi="Times New Roman" w:cs="Times New Roman"/>
                  </w:rPr>
                </w:rPrChange>
              </w:rPr>
              <w:t>Neutral</w:t>
            </w:r>
          </w:p>
        </w:tc>
        <w:tc>
          <w:tcPr>
            <w:tcW w:w="2007" w:type="dxa"/>
          </w:tcPr>
          <w:p w14:paraId="4C1BE28B" w14:textId="77777777" w:rsidR="00D92A2E" w:rsidRPr="00EC2A36" w:rsidRDefault="00D92A2E">
            <w:pPr>
              <w:pStyle w:val="BodyText"/>
              <w:jc w:val="center"/>
              <w:rPr>
                <w:rFonts w:ascii="Times New Roman" w:hAnsi="Times New Roman" w:cs="Times New Roman"/>
                <w:sz w:val="24"/>
                <w:szCs w:val="24"/>
                <w:rPrChange w:id="1308" w:author="Usman Sohail" w:date="2020-05-22T04:55:00Z">
                  <w:rPr>
                    <w:rFonts w:ascii="Times New Roman" w:hAnsi="Times New Roman" w:cs="Times New Roman"/>
                  </w:rPr>
                </w:rPrChange>
              </w:rPr>
              <w:pPrChange w:id="1309" w:author="Usman Sohail" w:date="2020-05-22T04:55:00Z">
                <w:pPr>
                  <w:pStyle w:val="BodyText"/>
                </w:pPr>
              </w:pPrChange>
            </w:pPr>
            <w:r w:rsidRPr="00EC2A36">
              <w:rPr>
                <w:rFonts w:ascii="Times New Roman" w:hAnsi="Times New Roman" w:cs="Times New Roman"/>
                <w:sz w:val="24"/>
                <w:szCs w:val="24"/>
                <w:rPrChange w:id="1310" w:author="Usman Sohail" w:date="2020-05-22T04:55:00Z">
                  <w:rPr>
                    <w:rFonts w:ascii="Times New Roman" w:hAnsi="Times New Roman" w:cs="Times New Roman"/>
                  </w:rPr>
                </w:rPrChange>
              </w:rPr>
              <w:t>0.61</w:t>
            </w:r>
          </w:p>
        </w:tc>
        <w:tc>
          <w:tcPr>
            <w:tcW w:w="1938" w:type="dxa"/>
          </w:tcPr>
          <w:p w14:paraId="64CEC7F5" w14:textId="77777777" w:rsidR="00D92A2E" w:rsidRPr="00EC2A36" w:rsidRDefault="00D92A2E">
            <w:pPr>
              <w:pStyle w:val="BodyText"/>
              <w:jc w:val="center"/>
              <w:rPr>
                <w:rFonts w:ascii="Times New Roman" w:hAnsi="Times New Roman" w:cs="Times New Roman"/>
                <w:sz w:val="24"/>
                <w:szCs w:val="24"/>
                <w:rPrChange w:id="1311" w:author="Usman Sohail" w:date="2020-05-22T04:55:00Z">
                  <w:rPr>
                    <w:rFonts w:ascii="Times New Roman" w:hAnsi="Times New Roman" w:cs="Times New Roman"/>
                  </w:rPr>
                </w:rPrChange>
              </w:rPr>
              <w:pPrChange w:id="1312" w:author="Usman Sohail" w:date="2020-05-22T04:55:00Z">
                <w:pPr>
                  <w:pStyle w:val="BodyText"/>
                </w:pPr>
              </w:pPrChange>
            </w:pPr>
            <w:r w:rsidRPr="00EC2A36">
              <w:rPr>
                <w:rFonts w:ascii="Times New Roman" w:hAnsi="Times New Roman" w:cs="Times New Roman"/>
                <w:sz w:val="24"/>
                <w:szCs w:val="24"/>
                <w:rPrChange w:id="1313" w:author="Usman Sohail" w:date="2020-05-22T04:55:00Z">
                  <w:rPr>
                    <w:rFonts w:ascii="Times New Roman" w:hAnsi="Times New Roman" w:cs="Times New Roman"/>
                  </w:rPr>
                </w:rPrChange>
              </w:rPr>
              <w:t>0.87</w:t>
            </w:r>
          </w:p>
        </w:tc>
        <w:tc>
          <w:tcPr>
            <w:tcW w:w="1931" w:type="dxa"/>
          </w:tcPr>
          <w:p w14:paraId="6BD9FD8F" w14:textId="77777777" w:rsidR="00D92A2E" w:rsidRPr="00EC2A36" w:rsidRDefault="00D92A2E">
            <w:pPr>
              <w:pStyle w:val="BodyText"/>
              <w:jc w:val="center"/>
              <w:rPr>
                <w:rFonts w:ascii="Times New Roman" w:hAnsi="Times New Roman" w:cs="Times New Roman"/>
                <w:sz w:val="24"/>
                <w:szCs w:val="24"/>
                <w:rPrChange w:id="1314" w:author="Usman Sohail" w:date="2020-05-22T04:55:00Z">
                  <w:rPr>
                    <w:rFonts w:ascii="Times New Roman" w:hAnsi="Times New Roman" w:cs="Times New Roman"/>
                  </w:rPr>
                </w:rPrChange>
              </w:rPr>
              <w:pPrChange w:id="1315" w:author="Usman Sohail" w:date="2020-05-22T04:55:00Z">
                <w:pPr>
                  <w:pStyle w:val="BodyText"/>
                </w:pPr>
              </w:pPrChange>
            </w:pPr>
            <w:r w:rsidRPr="00EC2A36">
              <w:rPr>
                <w:rFonts w:ascii="Times New Roman" w:hAnsi="Times New Roman" w:cs="Times New Roman"/>
                <w:sz w:val="24"/>
                <w:szCs w:val="24"/>
                <w:rPrChange w:id="1316" w:author="Usman Sohail" w:date="2020-05-22T04:55:00Z">
                  <w:rPr>
                    <w:rFonts w:ascii="Times New Roman" w:hAnsi="Times New Roman" w:cs="Times New Roman"/>
                  </w:rPr>
                </w:rPrChange>
              </w:rPr>
              <w:t>0.72</w:t>
            </w:r>
          </w:p>
        </w:tc>
        <w:tc>
          <w:tcPr>
            <w:tcW w:w="1814" w:type="dxa"/>
          </w:tcPr>
          <w:p w14:paraId="24E144F2" w14:textId="77777777" w:rsidR="00D92A2E" w:rsidRPr="00EC2A36" w:rsidRDefault="00D92A2E">
            <w:pPr>
              <w:pStyle w:val="BodyText"/>
              <w:jc w:val="center"/>
              <w:rPr>
                <w:rFonts w:ascii="Times New Roman" w:hAnsi="Times New Roman" w:cs="Times New Roman"/>
                <w:sz w:val="24"/>
                <w:szCs w:val="24"/>
                <w:rPrChange w:id="1317" w:author="Usman Sohail" w:date="2020-05-22T04:55:00Z">
                  <w:rPr>
                    <w:rFonts w:ascii="Times New Roman" w:hAnsi="Times New Roman" w:cs="Times New Roman"/>
                  </w:rPr>
                </w:rPrChange>
              </w:rPr>
              <w:pPrChange w:id="1318" w:author="Usman Sohail" w:date="2020-05-22T04:55:00Z">
                <w:pPr>
                  <w:pStyle w:val="BodyText"/>
                </w:pPr>
              </w:pPrChange>
            </w:pPr>
            <w:r w:rsidRPr="00EC2A36">
              <w:rPr>
                <w:rFonts w:ascii="Times New Roman" w:hAnsi="Times New Roman" w:cs="Times New Roman"/>
                <w:sz w:val="24"/>
                <w:szCs w:val="24"/>
                <w:rPrChange w:id="1319" w:author="Usman Sohail" w:date="2020-05-22T04:55:00Z">
                  <w:rPr>
                    <w:rFonts w:ascii="Times New Roman" w:hAnsi="Times New Roman" w:cs="Times New Roman"/>
                  </w:rPr>
                </w:rPrChange>
              </w:rPr>
              <w:t>1819</w:t>
            </w:r>
          </w:p>
        </w:tc>
      </w:tr>
      <w:tr w:rsidR="00D92A2E" w:rsidRPr="00EC2A36" w14:paraId="0A31E708" w14:textId="77777777" w:rsidTr="00E82921">
        <w:tc>
          <w:tcPr>
            <w:tcW w:w="1810" w:type="dxa"/>
          </w:tcPr>
          <w:p w14:paraId="445C4210" w14:textId="77777777" w:rsidR="00D92A2E" w:rsidRPr="00EC2A36" w:rsidRDefault="00D92A2E">
            <w:pPr>
              <w:pStyle w:val="BodyText"/>
              <w:jc w:val="center"/>
              <w:rPr>
                <w:rFonts w:ascii="Times New Roman" w:hAnsi="Times New Roman" w:cs="Times New Roman"/>
                <w:sz w:val="24"/>
                <w:szCs w:val="24"/>
                <w:rPrChange w:id="1320" w:author="Usman Sohail" w:date="2020-05-22T04:55:00Z">
                  <w:rPr>
                    <w:rFonts w:ascii="Times New Roman" w:hAnsi="Times New Roman" w:cs="Times New Roman"/>
                  </w:rPr>
                </w:rPrChange>
              </w:rPr>
              <w:pPrChange w:id="1321" w:author="Usman Sohail" w:date="2020-05-22T04:55:00Z">
                <w:pPr>
                  <w:pStyle w:val="BodyText"/>
                </w:pPr>
              </w:pPrChange>
            </w:pPr>
            <w:r w:rsidRPr="00EC2A36">
              <w:rPr>
                <w:rFonts w:ascii="Times New Roman" w:hAnsi="Times New Roman" w:cs="Times New Roman"/>
                <w:sz w:val="24"/>
                <w:szCs w:val="24"/>
                <w:rPrChange w:id="1322" w:author="Usman Sohail" w:date="2020-05-22T04:55:00Z">
                  <w:rPr>
                    <w:rFonts w:ascii="Times New Roman" w:hAnsi="Times New Roman" w:cs="Times New Roman"/>
                  </w:rPr>
                </w:rPrChange>
              </w:rPr>
              <w:t>Positive</w:t>
            </w:r>
          </w:p>
        </w:tc>
        <w:tc>
          <w:tcPr>
            <w:tcW w:w="2007" w:type="dxa"/>
          </w:tcPr>
          <w:p w14:paraId="225F463E" w14:textId="77777777" w:rsidR="00D92A2E" w:rsidRPr="00EC2A36" w:rsidRDefault="00D92A2E">
            <w:pPr>
              <w:pStyle w:val="BodyText"/>
              <w:jc w:val="center"/>
              <w:rPr>
                <w:rFonts w:ascii="Times New Roman" w:hAnsi="Times New Roman" w:cs="Times New Roman"/>
                <w:sz w:val="24"/>
                <w:szCs w:val="24"/>
                <w:rPrChange w:id="1323" w:author="Usman Sohail" w:date="2020-05-22T04:55:00Z">
                  <w:rPr>
                    <w:rFonts w:ascii="Times New Roman" w:hAnsi="Times New Roman" w:cs="Times New Roman"/>
                  </w:rPr>
                </w:rPrChange>
              </w:rPr>
              <w:pPrChange w:id="1324" w:author="Usman Sohail" w:date="2020-05-22T04:55:00Z">
                <w:pPr>
                  <w:pStyle w:val="BodyText"/>
                </w:pPr>
              </w:pPrChange>
            </w:pPr>
            <w:r w:rsidRPr="00EC2A36">
              <w:rPr>
                <w:rFonts w:ascii="Times New Roman" w:hAnsi="Times New Roman" w:cs="Times New Roman"/>
                <w:sz w:val="24"/>
                <w:szCs w:val="24"/>
                <w:rPrChange w:id="1325" w:author="Usman Sohail" w:date="2020-05-22T04:55:00Z">
                  <w:rPr>
                    <w:rFonts w:ascii="Times New Roman" w:hAnsi="Times New Roman" w:cs="Times New Roman"/>
                  </w:rPr>
                </w:rPrChange>
              </w:rPr>
              <w:t>0.65</w:t>
            </w:r>
          </w:p>
        </w:tc>
        <w:tc>
          <w:tcPr>
            <w:tcW w:w="1938" w:type="dxa"/>
          </w:tcPr>
          <w:p w14:paraId="3C16779D" w14:textId="77777777" w:rsidR="00D92A2E" w:rsidRPr="00EC2A36" w:rsidRDefault="00D92A2E">
            <w:pPr>
              <w:pStyle w:val="BodyText"/>
              <w:jc w:val="center"/>
              <w:rPr>
                <w:rFonts w:ascii="Times New Roman" w:hAnsi="Times New Roman" w:cs="Times New Roman"/>
                <w:sz w:val="24"/>
                <w:szCs w:val="24"/>
                <w:rPrChange w:id="1326" w:author="Usman Sohail" w:date="2020-05-22T04:55:00Z">
                  <w:rPr>
                    <w:rFonts w:ascii="Times New Roman" w:hAnsi="Times New Roman" w:cs="Times New Roman"/>
                  </w:rPr>
                </w:rPrChange>
              </w:rPr>
              <w:pPrChange w:id="1327" w:author="Usman Sohail" w:date="2020-05-22T04:55:00Z">
                <w:pPr>
                  <w:pStyle w:val="BodyText"/>
                </w:pPr>
              </w:pPrChange>
            </w:pPr>
            <w:r w:rsidRPr="00EC2A36">
              <w:rPr>
                <w:rFonts w:ascii="Times New Roman" w:hAnsi="Times New Roman" w:cs="Times New Roman"/>
                <w:sz w:val="24"/>
                <w:szCs w:val="24"/>
                <w:rPrChange w:id="1328" w:author="Usman Sohail" w:date="2020-05-22T04:55:00Z">
                  <w:rPr>
                    <w:rFonts w:ascii="Times New Roman" w:hAnsi="Times New Roman" w:cs="Times New Roman"/>
                  </w:rPr>
                </w:rPrChange>
              </w:rPr>
              <w:t>0.58</w:t>
            </w:r>
          </w:p>
        </w:tc>
        <w:tc>
          <w:tcPr>
            <w:tcW w:w="1931" w:type="dxa"/>
          </w:tcPr>
          <w:p w14:paraId="44F799A0" w14:textId="77777777" w:rsidR="00D92A2E" w:rsidRPr="00EC2A36" w:rsidRDefault="00D92A2E">
            <w:pPr>
              <w:pStyle w:val="BodyText"/>
              <w:jc w:val="center"/>
              <w:rPr>
                <w:rFonts w:ascii="Times New Roman" w:hAnsi="Times New Roman" w:cs="Times New Roman"/>
                <w:sz w:val="24"/>
                <w:szCs w:val="24"/>
                <w:rPrChange w:id="1329" w:author="Usman Sohail" w:date="2020-05-22T04:55:00Z">
                  <w:rPr>
                    <w:rFonts w:ascii="Times New Roman" w:hAnsi="Times New Roman" w:cs="Times New Roman"/>
                  </w:rPr>
                </w:rPrChange>
              </w:rPr>
              <w:pPrChange w:id="1330" w:author="Usman Sohail" w:date="2020-05-22T04:55:00Z">
                <w:pPr>
                  <w:pStyle w:val="BodyText"/>
                </w:pPr>
              </w:pPrChange>
            </w:pPr>
            <w:r w:rsidRPr="00EC2A36">
              <w:rPr>
                <w:rFonts w:ascii="Times New Roman" w:hAnsi="Times New Roman" w:cs="Times New Roman"/>
                <w:sz w:val="24"/>
                <w:szCs w:val="24"/>
                <w:rPrChange w:id="1331" w:author="Usman Sohail" w:date="2020-05-22T04:55:00Z">
                  <w:rPr>
                    <w:rFonts w:ascii="Times New Roman" w:hAnsi="Times New Roman" w:cs="Times New Roman"/>
                  </w:rPr>
                </w:rPrChange>
              </w:rPr>
              <w:t>0.58</w:t>
            </w:r>
          </w:p>
        </w:tc>
        <w:tc>
          <w:tcPr>
            <w:tcW w:w="1814" w:type="dxa"/>
          </w:tcPr>
          <w:p w14:paraId="69CD75ED" w14:textId="77777777" w:rsidR="00D92A2E" w:rsidRPr="00EC2A36" w:rsidRDefault="00D92A2E">
            <w:pPr>
              <w:pStyle w:val="BodyText"/>
              <w:jc w:val="center"/>
              <w:rPr>
                <w:rFonts w:ascii="Times New Roman" w:hAnsi="Times New Roman" w:cs="Times New Roman"/>
                <w:sz w:val="24"/>
                <w:szCs w:val="24"/>
                <w:rPrChange w:id="1332" w:author="Usman Sohail" w:date="2020-05-22T04:55:00Z">
                  <w:rPr>
                    <w:rFonts w:ascii="Times New Roman" w:hAnsi="Times New Roman" w:cs="Times New Roman"/>
                  </w:rPr>
                </w:rPrChange>
              </w:rPr>
              <w:pPrChange w:id="1333" w:author="Usman Sohail" w:date="2020-05-22T04:55:00Z">
                <w:pPr>
                  <w:pStyle w:val="BodyText"/>
                </w:pPr>
              </w:pPrChange>
            </w:pPr>
            <w:r w:rsidRPr="00EC2A36">
              <w:rPr>
                <w:rFonts w:ascii="Times New Roman" w:hAnsi="Times New Roman" w:cs="Times New Roman"/>
                <w:sz w:val="24"/>
                <w:szCs w:val="24"/>
                <w:rPrChange w:id="1334" w:author="Usman Sohail" w:date="2020-05-22T04:55:00Z">
                  <w:rPr>
                    <w:rFonts w:ascii="Times New Roman" w:hAnsi="Times New Roman" w:cs="Times New Roman"/>
                  </w:rPr>
                </w:rPrChange>
              </w:rPr>
              <w:t>1188</w:t>
            </w:r>
          </w:p>
        </w:tc>
      </w:tr>
      <w:tr w:rsidR="00D92A2E" w:rsidRPr="00EC2A36" w14:paraId="2F45DE5E" w14:textId="77777777" w:rsidTr="00E82921">
        <w:tc>
          <w:tcPr>
            <w:tcW w:w="1810" w:type="dxa"/>
          </w:tcPr>
          <w:p w14:paraId="3778E0E5" w14:textId="77777777" w:rsidR="00D92A2E" w:rsidRPr="00EC2A36" w:rsidRDefault="00D92A2E">
            <w:pPr>
              <w:pStyle w:val="BodyText"/>
              <w:jc w:val="center"/>
              <w:rPr>
                <w:rFonts w:ascii="Times New Roman" w:hAnsi="Times New Roman" w:cs="Times New Roman"/>
                <w:sz w:val="24"/>
                <w:szCs w:val="24"/>
                <w:rPrChange w:id="1335" w:author="Usman Sohail" w:date="2020-05-22T04:55:00Z">
                  <w:rPr>
                    <w:rFonts w:ascii="Times New Roman" w:hAnsi="Times New Roman" w:cs="Times New Roman"/>
                  </w:rPr>
                </w:rPrChange>
              </w:rPr>
              <w:pPrChange w:id="1336" w:author="Usman Sohail" w:date="2020-05-22T04:55:00Z">
                <w:pPr>
                  <w:pStyle w:val="BodyText"/>
                </w:pPr>
              </w:pPrChange>
            </w:pPr>
            <w:r w:rsidRPr="00EC2A36">
              <w:rPr>
                <w:rFonts w:ascii="Times New Roman" w:hAnsi="Times New Roman" w:cs="Times New Roman"/>
                <w:sz w:val="24"/>
                <w:szCs w:val="24"/>
                <w:rPrChange w:id="1337" w:author="Usman Sohail" w:date="2020-05-22T04:55:00Z">
                  <w:rPr>
                    <w:rFonts w:ascii="Times New Roman" w:hAnsi="Times New Roman" w:cs="Times New Roman"/>
                  </w:rPr>
                </w:rPrChange>
              </w:rPr>
              <w:t>Accuracy</w:t>
            </w:r>
          </w:p>
        </w:tc>
        <w:tc>
          <w:tcPr>
            <w:tcW w:w="2007" w:type="dxa"/>
          </w:tcPr>
          <w:p w14:paraId="33587381" w14:textId="77777777" w:rsidR="00D92A2E" w:rsidRPr="00EC2A36" w:rsidRDefault="00D92A2E">
            <w:pPr>
              <w:pStyle w:val="BodyText"/>
              <w:jc w:val="center"/>
              <w:rPr>
                <w:rFonts w:ascii="Times New Roman" w:hAnsi="Times New Roman" w:cs="Times New Roman"/>
                <w:sz w:val="24"/>
                <w:szCs w:val="24"/>
                <w:rPrChange w:id="1338" w:author="Usman Sohail" w:date="2020-05-22T04:55:00Z">
                  <w:rPr>
                    <w:rFonts w:ascii="Times New Roman" w:hAnsi="Times New Roman" w:cs="Times New Roman"/>
                  </w:rPr>
                </w:rPrChange>
              </w:rPr>
              <w:pPrChange w:id="1339" w:author="Usman Sohail" w:date="2020-05-22T04:55:00Z">
                <w:pPr>
                  <w:pStyle w:val="BodyText"/>
                </w:pPr>
              </w:pPrChange>
            </w:pPr>
          </w:p>
        </w:tc>
        <w:tc>
          <w:tcPr>
            <w:tcW w:w="1938" w:type="dxa"/>
          </w:tcPr>
          <w:p w14:paraId="6353EC2F" w14:textId="77777777" w:rsidR="00D92A2E" w:rsidRPr="00EC2A36" w:rsidRDefault="00D92A2E">
            <w:pPr>
              <w:pStyle w:val="BodyText"/>
              <w:jc w:val="center"/>
              <w:rPr>
                <w:rFonts w:ascii="Times New Roman" w:hAnsi="Times New Roman" w:cs="Times New Roman"/>
                <w:sz w:val="24"/>
                <w:szCs w:val="24"/>
                <w:rPrChange w:id="1340" w:author="Usman Sohail" w:date="2020-05-22T04:55:00Z">
                  <w:rPr>
                    <w:rFonts w:ascii="Times New Roman" w:hAnsi="Times New Roman" w:cs="Times New Roman"/>
                  </w:rPr>
                </w:rPrChange>
              </w:rPr>
              <w:pPrChange w:id="1341" w:author="Usman Sohail" w:date="2020-05-22T04:55:00Z">
                <w:pPr>
                  <w:pStyle w:val="BodyText"/>
                </w:pPr>
              </w:pPrChange>
            </w:pPr>
          </w:p>
        </w:tc>
        <w:tc>
          <w:tcPr>
            <w:tcW w:w="1931" w:type="dxa"/>
          </w:tcPr>
          <w:p w14:paraId="2598BC7D" w14:textId="77777777" w:rsidR="00D92A2E" w:rsidRPr="00EC2A36" w:rsidRDefault="00D92A2E">
            <w:pPr>
              <w:pStyle w:val="BodyText"/>
              <w:jc w:val="center"/>
              <w:rPr>
                <w:rFonts w:ascii="Times New Roman" w:hAnsi="Times New Roman" w:cs="Times New Roman"/>
                <w:sz w:val="24"/>
                <w:szCs w:val="24"/>
                <w:rPrChange w:id="1342" w:author="Usman Sohail" w:date="2020-05-22T04:55:00Z">
                  <w:rPr>
                    <w:rFonts w:ascii="Times New Roman" w:hAnsi="Times New Roman" w:cs="Times New Roman"/>
                  </w:rPr>
                </w:rPrChange>
              </w:rPr>
              <w:pPrChange w:id="1343" w:author="Usman Sohail" w:date="2020-05-22T04:55:00Z">
                <w:pPr>
                  <w:pStyle w:val="BodyText"/>
                </w:pPr>
              </w:pPrChange>
            </w:pPr>
            <w:r w:rsidRPr="00EC2A36">
              <w:rPr>
                <w:rFonts w:ascii="Times New Roman" w:hAnsi="Times New Roman" w:cs="Times New Roman"/>
                <w:sz w:val="24"/>
                <w:szCs w:val="24"/>
                <w:rPrChange w:id="1344" w:author="Usman Sohail" w:date="2020-05-22T04:55:00Z">
                  <w:rPr>
                    <w:rFonts w:ascii="Times New Roman" w:hAnsi="Times New Roman" w:cs="Times New Roman"/>
                  </w:rPr>
                </w:rPrChange>
              </w:rPr>
              <w:t>0.63</w:t>
            </w:r>
          </w:p>
        </w:tc>
        <w:tc>
          <w:tcPr>
            <w:tcW w:w="1814" w:type="dxa"/>
          </w:tcPr>
          <w:p w14:paraId="6F83D316" w14:textId="77777777" w:rsidR="00D92A2E" w:rsidRPr="00EC2A36" w:rsidRDefault="00D92A2E">
            <w:pPr>
              <w:pStyle w:val="BodyText"/>
              <w:jc w:val="center"/>
              <w:rPr>
                <w:rFonts w:ascii="Times New Roman" w:hAnsi="Times New Roman" w:cs="Times New Roman"/>
                <w:sz w:val="24"/>
                <w:szCs w:val="24"/>
                <w:rPrChange w:id="1345" w:author="Usman Sohail" w:date="2020-05-22T04:55:00Z">
                  <w:rPr>
                    <w:rFonts w:ascii="Times New Roman" w:hAnsi="Times New Roman" w:cs="Times New Roman"/>
                  </w:rPr>
                </w:rPrChange>
              </w:rPr>
              <w:pPrChange w:id="1346" w:author="Usman Sohail" w:date="2020-05-22T04:55:00Z">
                <w:pPr>
                  <w:pStyle w:val="BodyText"/>
                </w:pPr>
              </w:pPrChange>
            </w:pPr>
            <w:r w:rsidRPr="00EC2A36">
              <w:rPr>
                <w:rFonts w:ascii="Times New Roman" w:hAnsi="Times New Roman" w:cs="Times New Roman"/>
                <w:sz w:val="24"/>
                <w:szCs w:val="24"/>
                <w:rPrChange w:id="1347" w:author="Usman Sohail" w:date="2020-05-22T04:55:00Z">
                  <w:rPr>
                    <w:rFonts w:ascii="Times New Roman" w:hAnsi="Times New Roman" w:cs="Times New Roman"/>
                  </w:rPr>
                </w:rPrChange>
              </w:rPr>
              <w:t>4046</w:t>
            </w:r>
          </w:p>
        </w:tc>
      </w:tr>
      <w:tr w:rsidR="00D92A2E" w:rsidRPr="00EC2A36" w14:paraId="70180018" w14:textId="77777777" w:rsidTr="00E82921">
        <w:tc>
          <w:tcPr>
            <w:tcW w:w="1810" w:type="dxa"/>
          </w:tcPr>
          <w:p w14:paraId="26707ADE" w14:textId="77777777" w:rsidR="00D92A2E" w:rsidRPr="00EC2A36" w:rsidRDefault="00D92A2E">
            <w:pPr>
              <w:pStyle w:val="BodyText"/>
              <w:jc w:val="center"/>
              <w:rPr>
                <w:rFonts w:ascii="Times New Roman" w:hAnsi="Times New Roman" w:cs="Times New Roman"/>
                <w:sz w:val="24"/>
                <w:szCs w:val="24"/>
                <w:rPrChange w:id="1348" w:author="Usman Sohail" w:date="2020-05-22T04:55:00Z">
                  <w:rPr>
                    <w:rFonts w:ascii="Times New Roman" w:hAnsi="Times New Roman" w:cs="Times New Roman"/>
                  </w:rPr>
                </w:rPrChange>
              </w:rPr>
              <w:pPrChange w:id="1349" w:author="Usman Sohail" w:date="2020-05-22T04:55:00Z">
                <w:pPr>
                  <w:pStyle w:val="BodyText"/>
                </w:pPr>
              </w:pPrChange>
            </w:pPr>
            <w:r w:rsidRPr="00EC2A36">
              <w:rPr>
                <w:rFonts w:ascii="Times New Roman" w:hAnsi="Times New Roman" w:cs="Times New Roman"/>
                <w:sz w:val="24"/>
                <w:szCs w:val="24"/>
                <w:rPrChange w:id="1350" w:author="Usman Sohail" w:date="2020-05-22T04:55:00Z">
                  <w:rPr>
                    <w:rFonts w:ascii="Times New Roman" w:hAnsi="Times New Roman" w:cs="Times New Roman"/>
                  </w:rPr>
                </w:rPrChange>
              </w:rPr>
              <w:t>Macro Accuracy</w:t>
            </w:r>
          </w:p>
        </w:tc>
        <w:tc>
          <w:tcPr>
            <w:tcW w:w="2007" w:type="dxa"/>
          </w:tcPr>
          <w:p w14:paraId="44264B66" w14:textId="77777777" w:rsidR="00D92A2E" w:rsidRPr="00EC2A36" w:rsidRDefault="00D92A2E">
            <w:pPr>
              <w:pStyle w:val="BodyText"/>
              <w:jc w:val="center"/>
              <w:rPr>
                <w:rFonts w:ascii="Times New Roman" w:hAnsi="Times New Roman" w:cs="Times New Roman"/>
                <w:sz w:val="24"/>
                <w:szCs w:val="24"/>
                <w:rPrChange w:id="1351" w:author="Usman Sohail" w:date="2020-05-22T04:55:00Z">
                  <w:rPr>
                    <w:rFonts w:ascii="Times New Roman" w:hAnsi="Times New Roman" w:cs="Times New Roman"/>
                  </w:rPr>
                </w:rPrChange>
              </w:rPr>
              <w:pPrChange w:id="1352" w:author="Usman Sohail" w:date="2020-05-22T04:55:00Z">
                <w:pPr>
                  <w:pStyle w:val="BodyText"/>
                </w:pPr>
              </w:pPrChange>
            </w:pPr>
            <w:r w:rsidRPr="00EC2A36">
              <w:rPr>
                <w:rFonts w:ascii="Times New Roman" w:hAnsi="Times New Roman" w:cs="Times New Roman"/>
                <w:sz w:val="24"/>
                <w:szCs w:val="24"/>
                <w:rPrChange w:id="1353" w:author="Usman Sohail" w:date="2020-05-22T04:55:00Z">
                  <w:rPr>
                    <w:rFonts w:ascii="Times New Roman" w:hAnsi="Times New Roman" w:cs="Times New Roman"/>
                  </w:rPr>
                </w:rPrChange>
              </w:rPr>
              <w:t>0.65</w:t>
            </w:r>
          </w:p>
        </w:tc>
        <w:tc>
          <w:tcPr>
            <w:tcW w:w="1938" w:type="dxa"/>
          </w:tcPr>
          <w:p w14:paraId="0C275D1A" w14:textId="77777777" w:rsidR="00D92A2E" w:rsidRPr="00EC2A36" w:rsidRDefault="00D92A2E">
            <w:pPr>
              <w:pStyle w:val="BodyText"/>
              <w:jc w:val="center"/>
              <w:rPr>
                <w:rFonts w:ascii="Times New Roman" w:hAnsi="Times New Roman" w:cs="Times New Roman"/>
                <w:sz w:val="24"/>
                <w:szCs w:val="24"/>
                <w:rPrChange w:id="1354" w:author="Usman Sohail" w:date="2020-05-22T04:55:00Z">
                  <w:rPr>
                    <w:rFonts w:ascii="Times New Roman" w:hAnsi="Times New Roman" w:cs="Times New Roman"/>
                  </w:rPr>
                </w:rPrChange>
              </w:rPr>
              <w:pPrChange w:id="1355" w:author="Usman Sohail" w:date="2020-05-22T04:55:00Z">
                <w:pPr>
                  <w:pStyle w:val="BodyText"/>
                </w:pPr>
              </w:pPrChange>
            </w:pPr>
            <w:r w:rsidRPr="00EC2A36">
              <w:rPr>
                <w:rFonts w:ascii="Times New Roman" w:hAnsi="Times New Roman" w:cs="Times New Roman"/>
                <w:sz w:val="24"/>
                <w:szCs w:val="24"/>
                <w:rPrChange w:id="1356" w:author="Usman Sohail" w:date="2020-05-22T04:55:00Z">
                  <w:rPr>
                    <w:rFonts w:ascii="Times New Roman" w:hAnsi="Times New Roman" w:cs="Times New Roman"/>
                  </w:rPr>
                </w:rPrChange>
              </w:rPr>
              <w:t>0.58</w:t>
            </w:r>
          </w:p>
        </w:tc>
        <w:tc>
          <w:tcPr>
            <w:tcW w:w="1931" w:type="dxa"/>
          </w:tcPr>
          <w:p w14:paraId="5D2B6823" w14:textId="77777777" w:rsidR="00D92A2E" w:rsidRPr="00EC2A36" w:rsidRDefault="00D92A2E">
            <w:pPr>
              <w:pStyle w:val="BodyText"/>
              <w:jc w:val="center"/>
              <w:rPr>
                <w:rFonts w:ascii="Times New Roman" w:hAnsi="Times New Roman" w:cs="Times New Roman"/>
                <w:sz w:val="24"/>
                <w:szCs w:val="24"/>
                <w:rPrChange w:id="1357" w:author="Usman Sohail" w:date="2020-05-22T04:55:00Z">
                  <w:rPr>
                    <w:rFonts w:ascii="Times New Roman" w:hAnsi="Times New Roman" w:cs="Times New Roman"/>
                  </w:rPr>
                </w:rPrChange>
              </w:rPr>
              <w:pPrChange w:id="1358" w:author="Usman Sohail" w:date="2020-05-22T04:55:00Z">
                <w:pPr>
                  <w:pStyle w:val="BodyText"/>
                </w:pPr>
              </w:pPrChange>
            </w:pPr>
            <w:r w:rsidRPr="00EC2A36">
              <w:rPr>
                <w:rFonts w:ascii="Times New Roman" w:hAnsi="Times New Roman" w:cs="Times New Roman"/>
                <w:sz w:val="24"/>
                <w:szCs w:val="24"/>
                <w:rPrChange w:id="1359" w:author="Usman Sohail" w:date="2020-05-22T04:55:00Z">
                  <w:rPr>
                    <w:rFonts w:ascii="Times New Roman" w:hAnsi="Times New Roman" w:cs="Times New Roman"/>
                  </w:rPr>
                </w:rPrChange>
              </w:rPr>
              <w:t>0.58</w:t>
            </w:r>
          </w:p>
        </w:tc>
        <w:tc>
          <w:tcPr>
            <w:tcW w:w="1814" w:type="dxa"/>
          </w:tcPr>
          <w:p w14:paraId="654701AC" w14:textId="77777777" w:rsidR="00D92A2E" w:rsidRPr="00EC2A36" w:rsidRDefault="00D92A2E">
            <w:pPr>
              <w:pStyle w:val="BodyText"/>
              <w:jc w:val="center"/>
              <w:rPr>
                <w:rFonts w:ascii="Times New Roman" w:hAnsi="Times New Roman" w:cs="Times New Roman"/>
                <w:sz w:val="24"/>
                <w:szCs w:val="24"/>
                <w:rPrChange w:id="1360" w:author="Usman Sohail" w:date="2020-05-22T04:55:00Z">
                  <w:rPr>
                    <w:rFonts w:ascii="Times New Roman" w:hAnsi="Times New Roman" w:cs="Times New Roman"/>
                  </w:rPr>
                </w:rPrChange>
              </w:rPr>
              <w:pPrChange w:id="1361" w:author="Usman Sohail" w:date="2020-05-22T04:55:00Z">
                <w:pPr>
                  <w:pStyle w:val="BodyText"/>
                </w:pPr>
              </w:pPrChange>
            </w:pPr>
            <w:r w:rsidRPr="00EC2A36">
              <w:rPr>
                <w:rFonts w:ascii="Times New Roman" w:hAnsi="Times New Roman" w:cs="Times New Roman"/>
                <w:sz w:val="24"/>
                <w:szCs w:val="24"/>
                <w:rPrChange w:id="1362" w:author="Usman Sohail" w:date="2020-05-22T04:55:00Z">
                  <w:rPr>
                    <w:rFonts w:ascii="Times New Roman" w:hAnsi="Times New Roman" w:cs="Times New Roman"/>
                  </w:rPr>
                </w:rPrChange>
              </w:rPr>
              <w:t>4046</w:t>
            </w:r>
          </w:p>
        </w:tc>
      </w:tr>
      <w:tr w:rsidR="00D92A2E" w:rsidRPr="00EC2A36" w14:paraId="2CC0B24F" w14:textId="77777777" w:rsidTr="00E82921">
        <w:tc>
          <w:tcPr>
            <w:tcW w:w="1810" w:type="dxa"/>
          </w:tcPr>
          <w:p w14:paraId="63C8860A" w14:textId="77777777" w:rsidR="00D92A2E" w:rsidRPr="00EC2A36" w:rsidRDefault="00D92A2E">
            <w:pPr>
              <w:pStyle w:val="BodyText"/>
              <w:jc w:val="center"/>
              <w:rPr>
                <w:rFonts w:ascii="Times New Roman" w:hAnsi="Times New Roman" w:cs="Times New Roman"/>
                <w:sz w:val="24"/>
                <w:szCs w:val="24"/>
                <w:rPrChange w:id="1363" w:author="Usman Sohail" w:date="2020-05-22T04:55:00Z">
                  <w:rPr>
                    <w:rFonts w:ascii="Times New Roman" w:hAnsi="Times New Roman" w:cs="Times New Roman"/>
                  </w:rPr>
                </w:rPrChange>
              </w:rPr>
              <w:pPrChange w:id="1364" w:author="Usman Sohail" w:date="2020-05-22T04:55:00Z">
                <w:pPr>
                  <w:pStyle w:val="BodyText"/>
                </w:pPr>
              </w:pPrChange>
            </w:pPr>
            <w:r w:rsidRPr="00EC2A36">
              <w:rPr>
                <w:rFonts w:ascii="Times New Roman" w:hAnsi="Times New Roman" w:cs="Times New Roman"/>
                <w:sz w:val="24"/>
                <w:szCs w:val="24"/>
                <w:rPrChange w:id="1365" w:author="Usman Sohail" w:date="2020-05-22T04:55:00Z">
                  <w:rPr>
                    <w:rFonts w:ascii="Times New Roman" w:hAnsi="Times New Roman" w:cs="Times New Roman"/>
                  </w:rPr>
                </w:rPrChange>
              </w:rPr>
              <w:t>Weighted Accuracy</w:t>
            </w:r>
          </w:p>
        </w:tc>
        <w:tc>
          <w:tcPr>
            <w:tcW w:w="2007" w:type="dxa"/>
          </w:tcPr>
          <w:p w14:paraId="1ECB0813" w14:textId="77777777" w:rsidR="00D92A2E" w:rsidRPr="00EC2A36" w:rsidRDefault="00D92A2E">
            <w:pPr>
              <w:pStyle w:val="BodyText"/>
              <w:jc w:val="center"/>
              <w:rPr>
                <w:rFonts w:ascii="Times New Roman" w:hAnsi="Times New Roman" w:cs="Times New Roman"/>
                <w:sz w:val="24"/>
                <w:szCs w:val="24"/>
                <w:rPrChange w:id="1366" w:author="Usman Sohail" w:date="2020-05-22T04:55:00Z">
                  <w:rPr>
                    <w:rFonts w:ascii="Times New Roman" w:hAnsi="Times New Roman" w:cs="Times New Roman"/>
                  </w:rPr>
                </w:rPrChange>
              </w:rPr>
              <w:pPrChange w:id="1367" w:author="Usman Sohail" w:date="2020-05-22T04:55:00Z">
                <w:pPr>
                  <w:pStyle w:val="BodyText"/>
                </w:pPr>
              </w:pPrChange>
            </w:pPr>
            <w:r w:rsidRPr="00EC2A36">
              <w:rPr>
                <w:rFonts w:ascii="Times New Roman" w:hAnsi="Times New Roman" w:cs="Times New Roman"/>
                <w:sz w:val="24"/>
                <w:szCs w:val="24"/>
                <w:rPrChange w:id="1368" w:author="Usman Sohail" w:date="2020-05-22T04:55:00Z">
                  <w:rPr>
                    <w:rFonts w:ascii="Times New Roman" w:hAnsi="Times New Roman" w:cs="Times New Roman"/>
                  </w:rPr>
                </w:rPrChange>
              </w:rPr>
              <w:t>0.64</w:t>
            </w:r>
          </w:p>
        </w:tc>
        <w:tc>
          <w:tcPr>
            <w:tcW w:w="1938" w:type="dxa"/>
          </w:tcPr>
          <w:p w14:paraId="6E017D97" w14:textId="77777777" w:rsidR="00D92A2E" w:rsidRPr="00EC2A36" w:rsidRDefault="00D92A2E">
            <w:pPr>
              <w:pStyle w:val="BodyText"/>
              <w:jc w:val="center"/>
              <w:rPr>
                <w:rFonts w:ascii="Times New Roman" w:hAnsi="Times New Roman" w:cs="Times New Roman"/>
                <w:sz w:val="24"/>
                <w:szCs w:val="24"/>
                <w:rPrChange w:id="1369" w:author="Usman Sohail" w:date="2020-05-22T04:55:00Z">
                  <w:rPr>
                    <w:rFonts w:ascii="Times New Roman" w:hAnsi="Times New Roman" w:cs="Times New Roman"/>
                  </w:rPr>
                </w:rPrChange>
              </w:rPr>
              <w:pPrChange w:id="1370" w:author="Usman Sohail" w:date="2020-05-22T04:55:00Z">
                <w:pPr>
                  <w:pStyle w:val="BodyText"/>
                </w:pPr>
              </w:pPrChange>
            </w:pPr>
            <w:r w:rsidRPr="00EC2A36">
              <w:rPr>
                <w:rFonts w:ascii="Times New Roman" w:hAnsi="Times New Roman" w:cs="Times New Roman"/>
                <w:sz w:val="24"/>
                <w:szCs w:val="24"/>
                <w:rPrChange w:id="1371" w:author="Usman Sohail" w:date="2020-05-22T04:55:00Z">
                  <w:rPr>
                    <w:rFonts w:ascii="Times New Roman" w:hAnsi="Times New Roman" w:cs="Times New Roman"/>
                  </w:rPr>
                </w:rPrChange>
              </w:rPr>
              <w:t>0.63</w:t>
            </w:r>
          </w:p>
        </w:tc>
        <w:tc>
          <w:tcPr>
            <w:tcW w:w="1931" w:type="dxa"/>
          </w:tcPr>
          <w:p w14:paraId="4A3C0F01" w14:textId="77777777" w:rsidR="00D92A2E" w:rsidRPr="00EC2A36" w:rsidRDefault="00D92A2E">
            <w:pPr>
              <w:pStyle w:val="BodyText"/>
              <w:jc w:val="center"/>
              <w:rPr>
                <w:rFonts w:ascii="Times New Roman" w:hAnsi="Times New Roman" w:cs="Times New Roman"/>
                <w:sz w:val="24"/>
                <w:szCs w:val="24"/>
                <w:rPrChange w:id="1372" w:author="Usman Sohail" w:date="2020-05-22T04:55:00Z">
                  <w:rPr>
                    <w:rFonts w:ascii="Times New Roman" w:hAnsi="Times New Roman" w:cs="Times New Roman"/>
                  </w:rPr>
                </w:rPrChange>
              </w:rPr>
              <w:pPrChange w:id="1373" w:author="Usman Sohail" w:date="2020-05-22T04:55:00Z">
                <w:pPr>
                  <w:pStyle w:val="BodyText"/>
                </w:pPr>
              </w:pPrChange>
            </w:pPr>
            <w:r w:rsidRPr="00EC2A36">
              <w:rPr>
                <w:rFonts w:ascii="Times New Roman" w:hAnsi="Times New Roman" w:cs="Times New Roman"/>
                <w:sz w:val="24"/>
                <w:szCs w:val="24"/>
                <w:rPrChange w:id="1374" w:author="Usman Sohail" w:date="2020-05-22T04:55:00Z">
                  <w:rPr>
                    <w:rFonts w:ascii="Times New Roman" w:hAnsi="Times New Roman" w:cs="Times New Roman"/>
                  </w:rPr>
                </w:rPrChange>
              </w:rPr>
              <w:t>0.61</w:t>
            </w:r>
          </w:p>
        </w:tc>
        <w:tc>
          <w:tcPr>
            <w:tcW w:w="1814" w:type="dxa"/>
          </w:tcPr>
          <w:p w14:paraId="7D186AA8" w14:textId="77777777" w:rsidR="00D92A2E" w:rsidRPr="00EC2A36" w:rsidRDefault="00D92A2E">
            <w:pPr>
              <w:pStyle w:val="BodyText"/>
              <w:jc w:val="center"/>
              <w:rPr>
                <w:rFonts w:ascii="Times New Roman" w:hAnsi="Times New Roman" w:cs="Times New Roman"/>
                <w:sz w:val="24"/>
                <w:szCs w:val="24"/>
                <w:rPrChange w:id="1375" w:author="Usman Sohail" w:date="2020-05-22T04:55:00Z">
                  <w:rPr>
                    <w:rFonts w:ascii="Times New Roman" w:hAnsi="Times New Roman" w:cs="Times New Roman"/>
                  </w:rPr>
                </w:rPrChange>
              </w:rPr>
              <w:pPrChange w:id="1376" w:author="Usman Sohail" w:date="2020-05-22T04:55:00Z">
                <w:pPr>
                  <w:pStyle w:val="BodyText"/>
                </w:pPr>
              </w:pPrChange>
            </w:pPr>
            <w:r w:rsidRPr="00EC2A36">
              <w:rPr>
                <w:rFonts w:ascii="Times New Roman" w:hAnsi="Times New Roman" w:cs="Times New Roman"/>
                <w:sz w:val="24"/>
                <w:szCs w:val="24"/>
                <w:rPrChange w:id="1377" w:author="Usman Sohail" w:date="2020-05-22T04:55:00Z">
                  <w:rPr>
                    <w:rFonts w:ascii="Times New Roman" w:hAnsi="Times New Roman" w:cs="Times New Roman"/>
                  </w:rPr>
                </w:rPrChange>
              </w:rPr>
              <w:t>4046</w:t>
            </w:r>
          </w:p>
        </w:tc>
      </w:tr>
    </w:tbl>
    <w:p w14:paraId="666C26BA" w14:textId="77777777" w:rsidR="00D92A2E" w:rsidRPr="00EC2A36" w:rsidDel="00EC2A36" w:rsidRDefault="00D92A2E">
      <w:pPr>
        <w:pStyle w:val="BodyText"/>
        <w:spacing w:before="7"/>
        <w:rPr>
          <w:del w:id="1378" w:author="Usman Sohail" w:date="2020-05-22T04:55:00Z"/>
          <w:rFonts w:ascii="Times New Roman" w:hAnsi="Times New Roman" w:cs="Times New Roman"/>
          <w:b/>
          <w:sz w:val="22"/>
          <w:szCs w:val="24"/>
          <w:rPrChange w:id="1379" w:author="Usman Sohail" w:date="2020-05-22T04:55:00Z">
            <w:rPr>
              <w:del w:id="1380" w:author="Usman Sohail" w:date="2020-05-22T04:55:00Z"/>
              <w:rFonts w:ascii="Times New Roman" w:hAnsi="Times New Roman" w:cs="Times New Roman"/>
              <w:b/>
              <w:sz w:val="19"/>
            </w:rPr>
          </w:rPrChange>
        </w:rPr>
      </w:pPr>
    </w:p>
    <w:p w14:paraId="1204036E" w14:textId="765B0F98" w:rsidR="007D65AB" w:rsidRPr="00EC2A36" w:rsidDel="00EC2A36" w:rsidRDefault="007D65AB">
      <w:pPr>
        <w:pStyle w:val="Heading2"/>
        <w:numPr>
          <w:ilvl w:val="1"/>
          <w:numId w:val="25"/>
        </w:numPr>
        <w:tabs>
          <w:tab w:val="left" w:pos="732"/>
          <w:tab w:val="left" w:pos="733"/>
        </w:tabs>
        <w:spacing w:before="1"/>
        <w:ind w:left="0" w:firstLine="0"/>
        <w:rPr>
          <w:del w:id="1381" w:author="Usman Sohail" w:date="2020-05-22T04:55:00Z"/>
          <w:rFonts w:ascii="Times New Roman" w:hAnsi="Times New Roman" w:cs="Times New Roman"/>
        </w:rPr>
        <w:pPrChange w:id="1382" w:author="Usman Sohail" w:date="2020-05-22T04:55:00Z">
          <w:pPr>
            <w:pStyle w:val="Heading2"/>
            <w:numPr>
              <w:ilvl w:val="1"/>
              <w:numId w:val="25"/>
            </w:numPr>
            <w:tabs>
              <w:tab w:val="left" w:pos="732"/>
              <w:tab w:val="left" w:pos="733"/>
            </w:tabs>
            <w:spacing w:before="1"/>
            <w:ind w:left="450" w:hanging="360"/>
          </w:pPr>
        </w:pPrChange>
      </w:pPr>
      <w:del w:id="1383" w:author="Usman Sohail" w:date="2020-05-22T04:55:00Z">
        <w:r w:rsidRPr="00EC2A36" w:rsidDel="00EC2A36">
          <w:rPr>
            <w:rFonts w:ascii="Times New Roman" w:hAnsi="Times New Roman" w:cs="Times New Roman"/>
            <w:b w:val="0"/>
            <w:bCs w:val="0"/>
          </w:rPr>
          <w:delText>Discussion:</w:delText>
        </w:r>
      </w:del>
    </w:p>
    <w:p w14:paraId="3ACD2160" w14:textId="39E507E4" w:rsidR="007D65AB" w:rsidRPr="00963407" w:rsidRDefault="007D65AB">
      <w:pPr>
        <w:pStyle w:val="BodyText"/>
        <w:spacing w:before="10"/>
        <w:rPr>
          <w:rFonts w:ascii="Times New Roman" w:hAnsi="Times New Roman" w:cs="Times New Roman"/>
          <w:sz w:val="18"/>
        </w:rPr>
        <w:pPrChange w:id="1384" w:author="Usman Sohail" w:date="2020-05-22T04:55:00Z">
          <w:pPr>
            <w:pStyle w:val="BodyText"/>
            <w:spacing w:before="10"/>
            <w:ind w:firstLine="90"/>
          </w:pPr>
        </w:pPrChange>
      </w:pPr>
      <w:r w:rsidRPr="00EC2A36">
        <w:rPr>
          <w:rFonts w:ascii="Times New Roman" w:hAnsi="Times New Roman" w:cs="Times New Roman"/>
          <w:sz w:val="24"/>
          <w:szCs w:val="24"/>
          <w:rPrChange w:id="1385" w:author="Usman Sohail" w:date="2020-05-22T04:55:00Z">
            <w:rPr>
              <w:rFonts w:ascii="Times New Roman" w:hAnsi="Times New Roman" w:cs="Times New Roman"/>
            </w:rPr>
          </w:rPrChange>
        </w:rPr>
        <w:t>We also performed experiments using unigram, bigram and unigram plus bigram. The results of unigram language modeling out. The results of only the unigram modelling using TF-IDF vectorizer are discussed above. Clearly linear SVC has outperformed other classifiers as it tries to learn a linear decision boundary in the n-dimensional plane</w:t>
      </w:r>
      <w:r w:rsidRPr="00963407">
        <w:rPr>
          <w:rFonts w:ascii="Times New Roman" w:hAnsi="Times New Roman" w:cs="Times New Roman"/>
        </w:rPr>
        <w:t>.</w:t>
      </w:r>
    </w:p>
    <w:p w14:paraId="3FF2D246" w14:textId="77777777" w:rsidR="00B54855" w:rsidRPr="00963407" w:rsidRDefault="00B54855">
      <w:pPr>
        <w:pStyle w:val="BodyText"/>
        <w:spacing w:before="8"/>
        <w:rPr>
          <w:rFonts w:ascii="Times New Roman" w:hAnsi="Times New Roman" w:cs="Times New Roman"/>
          <w:b/>
          <w:sz w:val="19"/>
        </w:rPr>
      </w:pPr>
    </w:p>
    <w:p w14:paraId="1FDC1A7F" w14:textId="2792BC62" w:rsidR="0085515C" w:rsidRPr="00963407" w:rsidRDefault="0085515C">
      <w:pPr>
        <w:pStyle w:val="Heading2"/>
        <w:numPr>
          <w:ilvl w:val="1"/>
          <w:numId w:val="5"/>
        </w:numPr>
        <w:tabs>
          <w:tab w:val="left" w:pos="732"/>
          <w:tab w:val="left" w:pos="733"/>
        </w:tabs>
        <w:spacing w:before="1"/>
        <w:rPr>
          <w:rFonts w:ascii="Times New Roman" w:hAnsi="Times New Roman" w:cs="Times New Roman"/>
        </w:rPr>
        <w:pPrChange w:id="1386" w:author="Usman Sohail" w:date="2020-05-22T04:48:00Z">
          <w:pPr>
            <w:pStyle w:val="Heading2"/>
            <w:numPr>
              <w:ilvl w:val="1"/>
              <w:numId w:val="19"/>
            </w:numPr>
            <w:tabs>
              <w:tab w:val="left" w:pos="732"/>
              <w:tab w:val="left" w:pos="733"/>
            </w:tabs>
            <w:spacing w:before="1"/>
            <w:ind w:left="360" w:hanging="360"/>
          </w:pPr>
        </w:pPrChange>
      </w:pPr>
      <w:r w:rsidRPr="00963407">
        <w:rPr>
          <w:rFonts w:ascii="Times New Roman" w:hAnsi="Times New Roman" w:cs="Times New Roman"/>
        </w:rPr>
        <w:t>Genetic</w:t>
      </w:r>
      <w:r w:rsidRPr="00963407">
        <w:rPr>
          <w:rFonts w:ascii="Times New Roman" w:hAnsi="Times New Roman" w:cs="Times New Roman"/>
          <w:spacing w:val="-2"/>
        </w:rPr>
        <w:t xml:space="preserve"> </w:t>
      </w:r>
      <w:r w:rsidRPr="00963407">
        <w:rPr>
          <w:rFonts w:ascii="Times New Roman" w:hAnsi="Times New Roman" w:cs="Times New Roman"/>
        </w:rPr>
        <w:t>Algorithm</w:t>
      </w:r>
      <w:ins w:id="1387" w:author="Usman Sohail" w:date="2020-05-22T05:04:00Z">
        <w:r w:rsidR="00E43669">
          <w:rPr>
            <w:rFonts w:ascii="Times New Roman" w:hAnsi="Times New Roman" w:cs="Times New Roman"/>
          </w:rPr>
          <w:t>:</w:t>
        </w:r>
      </w:ins>
    </w:p>
    <w:p w14:paraId="59F14A29" w14:textId="77777777" w:rsidR="0085515C" w:rsidRPr="00EC2A36" w:rsidDel="00E764F2" w:rsidRDefault="0085515C" w:rsidP="0085515C">
      <w:pPr>
        <w:pStyle w:val="BodyText"/>
        <w:spacing w:before="7"/>
        <w:rPr>
          <w:del w:id="1388" w:author="Usman Sohail" w:date="2020-05-22T04:59:00Z"/>
          <w:rFonts w:ascii="Times New Roman" w:hAnsi="Times New Roman" w:cs="Times New Roman"/>
          <w:b/>
          <w:sz w:val="22"/>
          <w:szCs w:val="24"/>
          <w:rPrChange w:id="1389" w:author="Usman Sohail" w:date="2020-05-22T04:56:00Z">
            <w:rPr>
              <w:del w:id="1390" w:author="Usman Sohail" w:date="2020-05-22T04:59:00Z"/>
              <w:rFonts w:ascii="Times New Roman" w:hAnsi="Times New Roman" w:cs="Times New Roman"/>
              <w:b/>
              <w:sz w:val="19"/>
            </w:rPr>
          </w:rPrChange>
        </w:rPr>
      </w:pPr>
    </w:p>
    <w:p w14:paraId="18B6E070" w14:textId="77777777" w:rsidR="0085515C" w:rsidRPr="00EC2A36" w:rsidRDefault="0085515C">
      <w:pPr>
        <w:pStyle w:val="BodyText"/>
        <w:spacing w:line="244" w:lineRule="auto"/>
        <w:ind w:right="119"/>
        <w:jc w:val="both"/>
        <w:rPr>
          <w:rFonts w:ascii="Times New Roman" w:hAnsi="Times New Roman" w:cs="Times New Roman"/>
          <w:sz w:val="24"/>
          <w:szCs w:val="24"/>
          <w:rPrChange w:id="1391" w:author="Usman Sohail" w:date="2020-05-22T04:56:00Z">
            <w:rPr>
              <w:rFonts w:ascii="Times New Roman" w:hAnsi="Times New Roman" w:cs="Times New Roman"/>
            </w:rPr>
          </w:rPrChange>
        </w:rPr>
        <w:pPrChange w:id="1392" w:author="Usman Sohail" w:date="2020-05-22T04:59:00Z">
          <w:pPr>
            <w:pStyle w:val="BodyText"/>
            <w:spacing w:line="244" w:lineRule="auto"/>
            <w:ind w:left="120" w:right="119"/>
            <w:jc w:val="both"/>
          </w:pPr>
        </w:pPrChange>
      </w:pPr>
      <w:r w:rsidRPr="00EC2A36">
        <w:rPr>
          <w:rFonts w:ascii="Times New Roman" w:hAnsi="Times New Roman" w:cs="Times New Roman"/>
          <w:sz w:val="24"/>
          <w:szCs w:val="24"/>
          <w:rPrChange w:id="1393" w:author="Usman Sohail" w:date="2020-05-22T04:56:00Z">
            <w:rPr>
              <w:rFonts w:ascii="Times New Roman" w:hAnsi="Times New Roman" w:cs="Times New Roman"/>
            </w:rPr>
          </w:rPrChange>
        </w:rPr>
        <w:t>The detailed results of this algorithm can be found in the csv file that accompanies this paper, in the interest of saving space only key results are written here in the following table.</w:t>
      </w:r>
    </w:p>
    <w:p w14:paraId="503621C0" w14:textId="77777777" w:rsidR="0085515C" w:rsidRDefault="0085515C" w:rsidP="0085515C">
      <w:pPr>
        <w:spacing w:line="244" w:lineRule="auto"/>
        <w:jc w:val="both"/>
        <w:rPr>
          <w:ins w:id="1394" w:author="Usman Sohail" w:date="2020-05-22T04:56:00Z"/>
          <w:rFonts w:ascii="Times New Roman" w:hAnsi="Times New Roman" w:cs="Times New Roman"/>
        </w:rPr>
      </w:pPr>
    </w:p>
    <w:p w14:paraId="37711640" w14:textId="77777777" w:rsidR="00EC2A36" w:rsidRDefault="00EC2A36" w:rsidP="0085515C">
      <w:pPr>
        <w:spacing w:line="244" w:lineRule="auto"/>
        <w:jc w:val="both"/>
        <w:rPr>
          <w:ins w:id="1395" w:author="Usman Sohail" w:date="2020-05-22T04:56:00Z"/>
          <w:rFonts w:ascii="Times New Roman" w:hAnsi="Times New Roman" w:cs="Times New Roman"/>
        </w:rPr>
      </w:pP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1396" w:author="Usman Sohail" w:date="2020-05-22T04:56:00Z">
          <w:tblPr>
            <w:tblW w:w="0" w:type="auto"/>
            <w:tblInd w:w="2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2172"/>
        <w:gridCol w:w="3259"/>
        <w:tblGridChange w:id="1397">
          <w:tblGrid>
            <w:gridCol w:w="1952"/>
            <w:gridCol w:w="3259"/>
          </w:tblGrid>
        </w:tblGridChange>
      </w:tblGrid>
      <w:tr w:rsidR="00EC2A36" w:rsidRPr="00EC2A36" w14:paraId="0B73BE98" w14:textId="77777777" w:rsidTr="00EC2A36">
        <w:trPr>
          <w:trHeight w:val="308"/>
          <w:trPrChange w:id="1398" w:author="Usman Sohail" w:date="2020-05-22T04:56:00Z">
            <w:trPr>
              <w:trHeight w:val="308"/>
            </w:trPr>
          </w:trPrChange>
        </w:trPr>
        <w:tc>
          <w:tcPr>
            <w:tcW w:w="2172" w:type="dxa"/>
            <w:tcPrChange w:id="1399" w:author="Usman Sohail" w:date="2020-05-22T04:56:00Z">
              <w:tcPr>
                <w:tcW w:w="1952" w:type="dxa"/>
              </w:tcPr>
            </w:tcPrChange>
          </w:tcPr>
          <w:p w14:paraId="086F7370" w14:textId="77777777" w:rsidR="00EC2A36" w:rsidRPr="00EC2A36" w:rsidRDefault="00EC2A36" w:rsidP="00F6462B">
            <w:pPr>
              <w:pStyle w:val="TableParagraph"/>
              <w:ind w:left="104" w:right="96"/>
              <w:rPr>
                <w:moveTo w:id="1400" w:author="Usman Sohail" w:date="2020-05-22T04:56:00Z"/>
                <w:rFonts w:ascii="Times New Roman" w:hAnsi="Times New Roman" w:cs="Times New Roman"/>
                <w:sz w:val="24"/>
                <w:szCs w:val="28"/>
                <w:rPrChange w:id="1401" w:author="Usman Sohail" w:date="2020-05-22T04:56:00Z">
                  <w:rPr>
                    <w:moveTo w:id="1402" w:author="Usman Sohail" w:date="2020-05-22T04:56:00Z"/>
                    <w:rFonts w:ascii="Times New Roman" w:hAnsi="Times New Roman" w:cs="Times New Roman"/>
                    <w:sz w:val="20"/>
                  </w:rPr>
                </w:rPrChange>
              </w:rPr>
            </w:pPr>
            <w:moveToRangeStart w:id="1403" w:author="Usman Sohail" w:date="2020-05-22T04:56:00Z" w:name="move41015794"/>
            <w:moveTo w:id="1404" w:author="Usman Sohail" w:date="2020-05-22T04:56:00Z">
              <w:r w:rsidRPr="00EC2A36">
                <w:rPr>
                  <w:rFonts w:ascii="Times New Roman" w:hAnsi="Times New Roman" w:cs="Times New Roman"/>
                  <w:sz w:val="24"/>
                  <w:szCs w:val="28"/>
                  <w:rPrChange w:id="1405" w:author="Usman Sohail" w:date="2020-05-22T04:56:00Z">
                    <w:rPr>
                      <w:rFonts w:ascii="Times New Roman" w:hAnsi="Times New Roman" w:cs="Times New Roman"/>
                      <w:sz w:val="20"/>
                    </w:rPr>
                  </w:rPrChange>
                </w:rPr>
                <w:t>Maximum accuracy</w:t>
              </w:r>
            </w:moveTo>
          </w:p>
        </w:tc>
        <w:tc>
          <w:tcPr>
            <w:tcW w:w="3259" w:type="dxa"/>
            <w:tcPrChange w:id="1406" w:author="Usman Sohail" w:date="2020-05-22T04:56:00Z">
              <w:tcPr>
                <w:tcW w:w="3259" w:type="dxa"/>
              </w:tcPr>
            </w:tcPrChange>
          </w:tcPr>
          <w:p w14:paraId="36AC4F87" w14:textId="77777777" w:rsidR="00EC2A36" w:rsidRPr="00EC2A36" w:rsidRDefault="00EC2A36" w:rsidP="00F6462B">
            <w:pPr>
              <w:pStyle w:val="TableParagraph"/>
              <w:ind w:left="134" w:right="127"/>
              <w:rPr>
                <w:moveTo w:id="1407" w:author="Usman Sohail" w:date="2020-05-22T04:56:00Z"/>
                <w:rFonts w:ascii="Times New Roman" w:hAnsi="Times New Roman" w:cs="Times New Roman"/>
                <w:sz w:val="24"/>
                <w:szCs w:val="28"/>
                <w:rPrChange w:id="1408" w:author="Usman Sohail" w:date="2020-05-22T04:56:00Z">
                  <w:rPr>
                    <w:moveTo w:id="1409" w:author="Usman Sohail" w:date="2020-05-22T04:56:00Z"/>
                    <w:rFonts w:ascii="Times New Roman" w:hAnsi="Times New Roman" w:cs="Times New Roman"/>
                    <w:sz w:val="20"/>
                  </w:rPr>
                </w:rPrChange>
              </w:rPr>
            </w:pPr>
            <w:moveTo w:id="1410" w:author="Usman Sohail" w:date="2020-05-22T04:56:00Z">
              <w:r w:rsidRPr="00EC2A36">
                <w:rPr>
                  <w:rFonts w:ascii="Times New Roman" w:hAnsi="Times New Roman" w:cs="Times New Roman"/>
                  <w:sz w:val="24"/>
                  <w:szCs w:val="28"/>
                  <w:rPrChange w:id="1411" w:author="Usman Sohail" w:date="2020-05-22T04:56:00Z">
                    <w:rPr>
                      <w:rFonts w:ascii="Times New Roman" w:hAnsi="Times New Roman" w:cs="Times New Roman"/>
                      <w:sz w:val="20"/>
                    </w:rPr>
                  </w:rPrChange>
                </w:rPr>
                <w:t>0.607</w:t>
              </w:r>
            </w:moveTo>
          </w:p>
        </w:tc>
      </w:tr>
      <w:tr w:rsidR="00EC2A36" w:rsidRPr="00EC2A36" w14:paraId="41E7D9F2" w14:textId="77777777" w:rsidTr="00EC2A36">
        <w:trPr>
          <w:trHeight w:val="308"/>
          <w:trPrChange w:id="1412" w:author="Usman Sohail" w:date="2020-05-22T04:56:00Z">
            <w:trPr>
              <w:trHeight w:val="308"/>
            </w:trPr>
          </w:trPrChange>
        </w:trPr>
        <w:tc>
          <w:tcPr>
            <w:tcW w:w="2172" w:type="dxa"/>
            <w:tcPrChange w:id="1413" w:author="Usman Sohail" w:date="2020-05-22T04:56:00Z">
              <w:tcPr>
                <w:tcW w:w="1952" w:type="dxa"/>
              </w:tcPr>
            </w:tcPrChange>
          </w:tcPr>
          <w:p w14:paraId="72638ACF" w14:textId="77777777" w:rsidR="00EC2A36" w:rsidRPr="00EC2A36" w:rsidRDefault="00EC2A36" w:rsidP="00F6462B">
            <w:pPr>
              <w:pStyle w:val="TableParagraph"/>
              <w:ind w:left="104" w:right="96"/>
              <w:rPr>
                <w:moveTo w:id="1414" w:author="Usman Sohail" w:date="2020-05-22T04:56:00Z"/>
                <w:rFonts w:ascii="Times New Roman" w:hAnsi="Times New Roman" w:cs="Times New Roman"/>
                <w:sz w:val="24"/>
                <w:szCs w:val="28"/>
                <w:rPrChange w:id="1415" w:author="Usman Sohail" w:date="2020-05-22T04:56:00Z">
                  <w:rPr>
                    <w:moveTo w:id="1416" w:author="Usman Sohail" w:date="2020-05-22T04:56:00Z"/>
                    <w:rFonts w:ascii="Times New Roman" w:hAnsi="Times New Roman" w:cs="Times New Roman"/>
                    <w:sz w:val="20"/>
                  </w:rPr>
                </w:rPrChange>
              </w:rPr>
            </w:pPr>
            <w:moveTo w:id="1417" w:author="Usman Sohail" w:date="2020-05-22T04:56:00Z">
              <w:r w:rsidRPr="00EC2A36">
                <w:rPr>
                  <w:rFonts w:ascii="Times New Roman" w:hAnsi="Times New Roman" w:cs="Times New Roman"/>
                  <w:sz w:val="24"/>
                  <w:szCs w:val="28"/>
                  <w:rPrChange w:id="1418" w:author="Usman Sohail" w:date="2020-05-22T04:56:00Z">
                    <w:rPr>
                      <w:rFonts w:ascii="Times New Roman" w:hAnsi="Times New Roman" w:cs="Times New Roman"/>
                      <w:sz w:val="20"/>
                    </w:rPr>
                  </w:rPrChange>
                </w:rPr>
                <w:t>Minimum accuracy</w:t>
              </w:r>
            </w:moveTo>
          </w:p>
        </w:tc>
        <w:tc>
          <w:tcPr>
            <w:tcW w:w="3259" w:type="dxa"/>
            <w:tcPrChange w:id="1419" w:author="Usman Sohail" w:date="2020-05-22T04:56:00Z">
              <w:tcPr>
                <w:tcW w:w="3259" w:type="dxa"/>
              </w:tcPr>
            </w:tcPrChange>
          </w:tcPr>
          <w:p w14:paraId="6FD10CE0" w14:textId="77777777" w:rsidR="00EC2A36" w:rsidRPr="00EC2A36" w:rsidRDefault="00EC2A36" w:rsidP="00F6462B">
            <w:pPr>
              <w:pStyle w:val="TableParagraph"/>
              <w:ind w:left="134" w:right="127"/>
              <w:rPr>
                <w:moveTo w:id="1420" w:author="Usman Sohail" w:date="2020-05-22T04:56:00Z"/>
                <w:rFonts w:ascii="Times New Roman" w:hAnsi="Times New Roman" w:cs="Times New Roman"/>
                <w:sz w:val="24"/>
                <w:szCs w:val="28"/>
                <w:rPrChange w:id="1421" w:author="Usman Sohail" w:date="2020-05-22T04:56:00Z">
                  <w:rPr>
                    <w:moveTo w:id="1422" w:author="Usman Sohail" w:date="2020-05-22T04:56:00Z"/>
                    <w:rFonts w:ascii="Times New Roman" w:hAnsi="Times New Roman" w:cs="Times New Roman"/>
                    <w:sz w:val="20"/>
                  </w:rPr>
                </w:rPrChange>
              </w:rPr>
            </w:pPr>
            <w:moveTo w:id="1423" w:author="Usman Sohail" w:date="2020-05-22T04:56:00Z">
              <w:r w:rsidRPr="00EC2A36">
                <w:rPr>
                  <w:rFonts w:ascii="Times New Roman" w:hAnsi="Times New Roman" w:cs="Times New Roman"/>
                  <w:sz w:val="24"/>
                  <w:szCs w:val="28"/>
                  <w:rPrChange w:id="1424" w:author="Usman Sohail" w:date="2020-05-22T04:56:00Z">
                    <w:rPr>
                      <w:rFonts w:ascii="Times New Roman" w:hAnsi="Times New Roman" w:cs="Times New Roman"/>
                      <w:sz w:val="20"/>
                    </w:rPr>
                  </w:rPrChange>
                </w:rPr>
                <w:t>0.347</w:t>
              </w:r>
            </w:moveTo>
          </w:p>
        </w:tc>
      </w:tr>
      <w:tr w:rsidR="00EC2A36" w:rsidRPr="00EC2A36" w14:paraId="2078D442" w14:textId="77777777" w:rsidTr="00EC2A36">
        <w:trPr>
          <w:trHeight w:val="308"/>
          <w:trPrChange w:id="1425" w:author="Usman Sohail" w:date="2020-05-22T04:56:00Z">
            <w:trPr>
              <w:trHeight w:val="308"/>
            </w:trPr>
          </w:trPrChange>
        </w:trPr>
        <w:tc>
          <w:tcPr>
            <w:tcW w:w="2172" w:type="dxa"/>
            <w:tcPrChange w:id="1426" w:author="Usman Sohail" w:date="2020-05-22T04:56:00Z">
              <w:tcPr>
                <w:tcW w:w="1952" w:type="dxa"/>
              </w:tcPr>
            </w:tcPrChange>
          </w:tcPr>
          <w:p w14:paraId="76A0FA65" w14:textId="77777777" w:rsidR="00EC2A36" w:rsidRPr="00EC2A36" w:rsidRDefault="00EC2A36" w:rsidP="00F6462B">
            <w:pPr>
              <w:pStyle w:val="TableParagraph"/>
              <w:ind w:right="96"/>
              <w:rPr>
                <w:moveTo w:id="1427" w:author="Usman Sohail" w:date="2020-05-22T04:56:00Z"/>
                <w:rFonts w:ascii="Times New Roman" w:hAnsi="Times New Roman" w:cs="Times New Roman"/>
                <w:sz w:val="24"/>
                <w:szCs w:val="28"/>
                <w:rPrChange w:id="1428" w:author="Usman Sohail" w:date="2020-05-22T04:56:00Z">
                  <w:rPr>
                    <w:moveTo w:id="1429" w:author="Usman Sohail" w:date="2020-05-22T04:56:00Z"/>
                    <w:rFonts w:ascii="Times New Roman" w:hAnsi="Times New Roman" w:cs="Times New Roman"/>
                    <w:sz w:val="20"/>
                  </w:rPr>
                </w:rPrChange>
              </w:rPr>
            </w:pPr>
            <w:moveTo w:id="1430" w:author="Usman Sohail" w:date="2020-05-22T04:56:00Z">
              <w:r w:rsidRPr="00EC2A36">
                <w:rPr>
                  <w:rFonts w:ascii="Times New Roman" w:hAnsi="Times New Roman" w:cs="Times New Roman"/>
                  <w:sz w:val="24"/>
                  <w:szCs w:val="28"/>
                  <w:rPrChange w:id="1431" w:author="Usman Sohail" w:date="2020-05-22T04:56:00Z">
                    <w:rPr>
                      <w:rFonts w:ascii="Times New Roman" w:hAnsi="Times New Roman" w:cs="Times New Roman"/>
                      <w:sz w:val="20"/>
                    </w:rPr>
                  </w:rPrChange>
                </w:rPr>
                <w:t>Average accuracy</w:t>
              </w:r>
            </w:moveTo>
          </w:p>
        </w:tc>
        <w:tc>
          <w:tcPr>
            <w:tcW w:w="3259" w:type="dxa"/>
            <w:tcPrChange w:id="1432" w:author="Usman Sohail" w:date="2020-05-22T04:56:00Z">
              <w:tcPr>
                <w:tcW w:w="3259" w:type="dxa"/>
              </w:tcPr>
            </w:tcPrChange>
          </w:tcPr>
          <w:p w14:paraId="18B2DA99" w14:textId="77777777" w:rsidR="00EC2A36" w:rsidRPr="00EC2A36" w:rsidRDefault="00EC2A36" w:rsidP="00F6462B">
            <w:pPr>
              <w:pStyle w:val="TableParagraph"/>
              <w:ind w:left="134" w:right="127"/>
              <w:rPr>
                <w:moveTo w:id="1433" w:author="Usman Sohail" w:date="2020-05-22T04:56:00Z"/>
                <w:rFonts w:ascii="Times New Roman" w:hAnsi="Times New Roman" w:cs="Times New Roman"/>
                <w:sz w:val="24"/>
                <w:szCs w:val="28"/>
                <w:rPrChange w:id="1434" w:author="Usman Sohail" w:date="2020-05-22T04:56:00Z">
                  <w:rPr>
                    <w:moveTo w:id="1435" w:author="Usman Sohail" w:date="2020-05-22T04:56:00Z"/>
                    <w:rFonts w:ascii="Times New Roman" w:hAnsi="Times New Roman" w:cs="Times New Roman"/>
                    <w:sz w:val="20"/>
                  </w:rPr>
                </w:rPrChange>
              </w:rPr>
            </w:pPr>
            <w:moveTo w:id="1436" w:author="Usman Sohail" w:date="2020-05-22T04:56:00Z">
              <w:r w:rsidRPr="00EC2A36">
                <w:rPr>
                  <w:rFonts w:ascii="Times New Roman" w:hAnsi="Times New Roman" w:cs="Times New Roman"/>
                  <w:sz w:val="24"/>
                  <w:szCs w:val="28"/>
                  <w:rPrChange w:id="1437" w:author="Usman Sohail" w:date="2020-05-22T04:56:00Z">
                    <w:rPr>
                      <w:rFonts w:ascii="Times New Roman" w:hAnsi="Times New Roman" w:cs="Times New Roman"/>
                      <w:sz w:val="20"/>
                    </w:rPr>
                  </w:rPrChange>
                </w:rPr>
                <w:t>0.528</w:t>
              </w:r>
            </w:moveTo>
          </w:p>
        </w:tc>
      </w:tr>
      <w:tr w:rsidR="00EC2A36" w:rsidRPr="00EC2A36" w14:paraId="3B8F1623" w14:textId="77777777" w:rsidTr="00EC2A36">
        <w:trPr>
          <w:trHeight w:val="308"/>
          <w:trPrChange w:id="1438" w:author="Usman Sohail" w:date="2020-05-22T04:56:00Z">
            <w:trPr>
              <w:trHeight w:val="308"/>
            </w:trPr>
          </w:trPrChange>
        </w:trPr>
        <w:tc>
          <w:tcPr>
            <w:tcW w:w="2172" w:type="dxa"/>
            <w:tcPrChange w:id="1439" w:author="Usman Sohail" w:date="2020-05-22T04:56:00Z">
              <w:tcPr>
                <w:tcW w:w="1952" w:type="dxa"/>
              </w:tcPr>
            </w:tcPrChange>
          </w:tcPr>
          <w:p w14:paraId="5673B60D" w14:textId="77777777" w:rsidR="00EC2A36" w:rsidRPr="00EC2A36" w:rsidRDefault="00EC2A36" w:rsidP="00F6462B">
            <w:pPr>
              <w:pStyle w:val="TableParagraph"/>
              <w:ind w:left="104" w:right="96"/>
              <w:rPr>
                <w:moveTo w:id="1440" w:author="Usman Sohail" w:date="2020-05-22T04:56:00Z"/>
                <w:rFonts w:ascii="Times New Roman" w:hAnsi="Times New Roman" w:cs="Times New Roman"/>
                <w:sz w:val="24"/>
                <w:szCs w:val="28"/>
                <w:rPrChange w:id="1441" w:author="Usman Sohail" w:date="2020-05-22T04:56:00Z">
                  <w:rPr>
                    <w:moveTo w:id="1442" w:author="Usman Sohail" w:date="2020-05-22T04:56:00Z"/>
                    <w:rFonts w:ascii="Times New Roman" w:hAnsi="Times New Roman" w:cs="Times New Roman"/>
                    <w:sz w:val="20"/>
                  </w:rPr>
                </w:rPrChange>
              </w:rPr>
            </w:pPr>
            <w:moveTo w:id="1443" w:author="Usman Sohail" w:date="2020-05-22T04:56:00Z">
              <w:r w:rsidRPr="00EC2A36">
                <w:rPr>
                  <w:rFonts w:ascii="Times New Roman" w:hAnsi="Times New Roman" w:cs="Times New Roman"/>
                  <w:sz w:val="24"/>
                  <w:szCs w:val="28"/>
                  <w:rPrChange w:id="1444" w:author="Usman Sohail" w:date="2020-05-22T04:56:00Z">
                    <w:rPr>
                      <w:rFonts w:ascii="Times New Roman" w:hAnsi="Times New Roman" w:cs="Times New Roman"/>
                      <w:sz w:val="20"/>
                    </w:rPr>
                  </w:rPrChange>
                </w:rPr>
                <w:t>Best classifier</w:t>
              </w:r>
            </w:moveTo>
          </w:p>
        </w:tc>
        <w:tc>
          <w:tcPr>
            <w:tcW w:w="3259" w:type="dxa"/>
            <w:tcPrChange w:id="1445" w:author="Usman Sohail" w:date="2020-05-22T04:56:00Z">
              <w:tcPr>
                <w:tcW w:w="3259" w:type="dxa"/>
              </w:tcPr>
            </w:tcPrChange>
          </w:tcPr>
          <w:p w14:paraId="301BF4E7" w14:textId="77777777" w:rsidR="00EC2A36" w:rsidRPr="00EC2A36" w:rsidRDefault="00EC2A36" w:rsidP="00F6462B">
            <w:pPr>
              <w:pStyle w:val="TableParagraph"/>
              <w:ind w:left="134" w:right="127"/>
              <w:rPr>
                <w:moveTo w:id="1446" w:author="Usman Sohail" w:date="2020-05-22T04:56:00Z"/>
                <w:rFonts w:ascii="Times New Roman" w:hAnsi="Times New Roman" w:cs="Times New Roman"/>
                <w:sz w:val="24"/>
                <w:szCs w:val="28"/>
                <w:rPrChange w:id="1447" w:author="Usman Sohail" w:date="2020-05-22T04:56:00Z">
                  <w:rPr>
                    <w:moveTo w:id="1448" w:author="Usman Sohail" w:date="2020-05-22T04:56:00Z"/>
                    <w:rFonts w:ascii="Times New Roman" w:hAnsi="Times New Roman" w:cs="Times New Roman"/>
                    <w:sz w:val="20"/>
                  </w:rPr>
                </w:rPrChange>
              </w:rPr>
            </w:pPr>
            <w:moveTo w:id="1449" w:author="Usman Sohail" w:date="2020-05-22T04:56:00Z">
              <w:r w:rsidRPr="00EC2A36">
                <w:rPr>
                  <w:rFonts w:ascii="Times New Roman" w:hAnsi="Times New Roman" w:cs="Times New Roman"/>
                  <w:sz w:val="24"/>
                  <w:szCs w:val="28"/>
                  <w:rPrChange w:id="1450" w:author="Usman Sohail" w:date="2020-05-22T04:56:00Z">
                    <w:rPr>
                      <w:rFonts w:ascii="Times New Roman" w:hAnsi="Times New Roman" w:cs="Times New Roman"/>
                      <w:sz w:val="20"/>
                    </w:rPr>
                  </w:rPrChange>
                </w:rPr>
                <w:t>Linear SVC with square hinge loss</w:t>
              </w:r>
            </w:moveTo>
          </w:p>
        </w:tc>
      </w:tr>
    </w:tbl>
    <w:p w14:paraId="7B511CD8" w14:textId="77777777" w:rsidR="00EC2A36" w:rsidRPr="00EC2A36" w:rsidRDefault="00EC2A36" w:rsidP="00EC2A36">
      <w:pPr>
        <w:pStyle w:val="BodyText"/>
        <w:spacing w:before="9"/>
        <w:rPr>
          <w:moveTo w:id="1451" w:author="Usman Sohail" w:date="2020-05-22T04:56:00Z"/>
          <w:rFonts w:ascii="Times New Roman" w:hAnsi="Times New Roman" w:cs="Times New Roman"/>
          <w:sz w:val="10"/>
          <w:szCs w:val="24"/>
          <w:rPrChange w:id="1452" w:author="Usman Sohail" w:date="2020-05-22T04:56:00Z">
            <w:rPr>
              <w:moveTo w:id="1453" w:author="Usman Sohail" w:date="2020-05-22T04:56:00Z"/>
              <w:rFonts w:ascii="Times New Roman" w:hAnsi="Times New Roman" w:cs="Times New Roman"/>
              <w:sz w:val="6"/>
            </w:rPr>
          </w:rPrChange>
        </w:rPr>
      </w:pPr>
    </w:p>
    <w:p w14:paraId="71CC8C64" w14:textId="77777777" w:rsidR="00EC2A36" w:rsidRPr="00EC2A36" w:rsidDel="00EC2A36" w:rsidRDefault="00EC2A36" w:rsidP="00EC2A36">
      <w:pPr>
        <w:pStyle w:val="BodyText"/>
        <w:spacing w:before="107"/>
        <w:ind w:left="1596" w:right="1597"/>
        <w:jc w:val="center"/>
        <w:rPr>
          <w:del w:id="1454" w:author="Usman Sohail" w:date="2020-05-22T04:57:00Z"/>
          <w:moveTo w:id="1455" w:author="Usman Sohail" w:date="2020-05-22T04:56:00Z"/>
          <w:rFonts w:ascii="Times New Roman" w:hAnsi="Times New Roman" w:cs="Times New Roman"/>
          <w:sz w:val="24"/>
          <w:szCs w:val="24"/>
          <w:rPrChange w:id="1456" w:author="Usman Sohail" w:date="2020-05-22T04:56:00Z">
            <w:rPr>
              <w:del w:id="1457" w:author="Usman Sohail" w:date="2020-05-22T04:57:00Z"/>
              <w:moveTo w:id="1458" w:author="Usman Sohail" w:date="2020-05-22T04:56:00Z"/>
              <w:rFonts w:ascii="Times New Roman" w:hAnsi="Times New Roman" w:cs="Times New Roman"/>
            </w:rPr>
          </w:rPrChange>
        </w:rPr>
      </w:pPr>
      <w:moveTo w:id="1459" w:author="Usman Sohail" w:date="2020-05-22T04:56:00Z">
        <w:r w:rsidRPr="00EC2A36">
          <w:rPr>
            <w:rFonts w:ascii="Times New Roman" w:hAnsi="Times New Roman" w:cs="Times New Roman"/>
            <w:sz w:val="24"/>
            <w:szCs w:val="24"/>
            <w:rPrChange w:id="1460" w:author="Usman Sohail" w:date="2020-05-22T04:56:00Z">
              <w:rPr>
                <w:rFonts w:ascii="Times New Roman" w:hAnsi="Times New Roman" w:cs="Times New Roman"/>
              </w:rPr>
            </w:rPrChange>
          </w:rPr>
          <w:t>Table 4: Results of Genetic Algorithm</w:t>
        </w:r>
      </w:moveTo>
    </w:p>
    <w:moveToRangeEnd w:id="1403"/>
    <w:p w14:paraId="25FE2CE2" w14:textId="77777777" w:rsidR="00EC2A36" w:rsidRDefault="00EC2A36">
      <w:pPr>
        <w:pStyle w:val="BodyText"/>
        <w:spacing w:before="107"/>
        <w:ind w:left="1596" w:right="1597"/>
        <w:jc w:val="center"/>
        <w:rPr>
          <w:ins w:id="1461" w:author="Usman Sohail" w:date="2020-05-22T04:56:00Z"/>
        </w:rPr>
        <w:pPrChange w:id="1462" w:author="Usman Sohail" w:date="2020-05-22T04:57:00Z">
          <w:pPr>
            <w:spacing w:line="244" w:lineRule="auto"/>
            <w:jc w:val="both"/>
          </w:pPr>
        </w:pPrChange>
      </w:pPr>
    </w:p>
    <w:p w14:paraId="355804A7" w14:textId="77777777" w:rsidR="00EC2A36" w:rsidRDefault="00EC2A36" w:rsidP="0085515C">
      <w:pPr>
        <w:spacing w:line="244" w:lineRule="auto"/>
        <w:jc w:val="both"/>
        <w:rPr>
          <w:ins w:id="1463" w:author="Usman Sohail" w:date="2020-05-22T04:56:00Z"/>
          <w:rFonts w:ascii="Times New Roman" w:hAnsi="Times New Roman" w:cs="Times New Roman"/>
        </w:rPr>
      </w:pPr>
    </w:p>
    <w:p w14:paraId="0CB7435A" w14:textId="0A5FD363" w:rsidR="00EC2A36" w:rsidRPr="00963407" w:rsidRDefault="00EC2A36" w:rsidP="00EC2A36">
      <w:pPr>
        <w:pStyle w:val="Heading2"/>
        <w:numPr>
          <w:ilvl w:val="1"/>
          <w:numId w:val="5"/>
        </w:numPr>
        <w:tabs>
          <w:tab w:val="left" w:pos="732"/>
          <w:tab w:val="left" w:pos="733"/>
        </w:tabs>
        <w:rPr>
          <w:moveTo w:id="1464" w:author="Usman Sohail" w:date="2020-05-22T04:56:00Z"/>
          <w:rFonts w:ascii="Times New Roman" w:hAnsi="Times New Roman" w:cs="Times New Roman"/>
        </w:rPr>
      </w:pPr>
      <w:moveToRangeStart w:id="1465" w:author="Usman Sohail" w:date="2020-05-22T04:56:00Z" w:name="move41015834"/>
      <w:moveTo w:id="1466" w:author="Usman Sohail" w:date="2020-05-22T04:56:00Z">
        <w:r w:rsidRPr="00963407">
          <w:rPr>
            <w:rFonts w:ascii="Times New Roman" w:hAnsi="Times New Roman" w:cs="Times New Roman"/>
          </w:rPr>
          <w:t>Feed-Forward Neural Network with PPMI</w:t>
        </w:r>
      </w:moveTo>
      <w:ins w:id="1467" w:author="Usman Sohail" w:date="2020-05-22T04:59:00Z">
        <w:r w:rsidR="00E764F2">
          <w:rPr>
            <w:rFonts w:ascii="Times New Roman" w:hAnsi="Times New Roman" w:cs="Times New Roman"/>
          </w:rPr>
          <w:t>:</w:t>
        </w:r>
      </w:ins>
    </w:p>
    <w:p w14:paraId="6D9F8E83" w14:textId="77777777" w:rsidR="00EC2A36" w:rsidRPr="001317C4" w:rsidRDefault="00EC2A36" w:rsidP="00EC2A36">
      <w:pPr>
        <w:pStyle w:val="BodyText"/>
        <w:spacing w:before="8"/>
        <w:rPr>
          <w:moveTo w:id="1468" w:author="Usman Sohail" w:date="2020-05-22T04:56:00Z"/>
          <w:rFonts w:ascii="Times New Roman" w:hAnsi="Times New Roman" w:cs="Times New Roman"/>
          <w:bCs/>
          <w:sz w:val="24"/>
          <w:szCs w:val="28"/>
          <w:rPrChange w:id="1469" w:author="Usman Sohail" w:date="2020-05-22T05:19:00Z">
            <w:rPr>
              <w:moveTo w:id="1470" w:author="Usman Sohail" w:date="2020-05-22T04:56:00Z"/>
              <w:rFonts w:ascii="Times New Roman" w:hAnsi="Times New Roman" w:cs="Times New Roman"/>
              <w:bCs/>
              <w:sz w:val="19"/>
            </w:rPr>
          </w:rPrChange>
        </w:rPr>
      </w:pPr>
      <w:moveTo w:id="1471" w:author="Usman Sohail" w:date="2020-05-22T04:56:00Z">
        <w:r w:rsidRPr="001317C4">
          <w:rPr>
            <w:rFonts w:ascii="Times New Roman" w:hAnsi="Times New Roman" w:cs="Times New Roman"/>
            <w:bCs/>
            <w:sz w:val="24"/>
            <w:szCs w:val="28"/>
            <w:rPrChange w:id="1472" w:author="Usman Sohail" w:date="2020-05-22T05:19:00Z">
              <w:rPr>
                <w:rFonts w:ascii="Times New Roman" w:hAnsi="Times New Roman" w:cs="Times New Roman"/>
                <w:bCs/>
                <w:sz w:val="19"/>
              </w:rPr>
            </w:rPrChange>
          </w:rPr>
          <w:t>We trained three different neural networks using average and maximum pooling. The interesting result was that even though for English and other datasets Feed forward neural networks work best when data is average pooled however in our case max pooling outperformed average pooling by 88%</w:t>
        </w:r>
      </w:moveTo>
    </w:p>
    <w:p w14:paraId="1D2B27FC" w14:textId="77777777" w:rsidR="00EC2A36" w:rsidRPr="001317C4" w:rsidRDefault="00EC2A36" w:rsidP="00EC2A36">
      <w:pPr>
        <w:pStyle w:val="BodyText"/>
        <w:spacing w:before="8"/>
        <w:rPr>
          <w:moveTo w:id="1473" w:author="Usman Sohail" w:date="2020-05-22T04:56:00Z"/>
          <w:rFonts w:ascii="Times New Roman" w:hAnsi="Times New Roman" w:cs="Times New Roman"/>
          <w:bCs/>
          <w:sz w:val="24"/>
          <w:szCs w:val="28"/>
          <w:rPrChange w:id="1474" w:author="Usman Sohail" w:date="2020-05-22T05:19:00Z">
            <w:rPr>
              <w:moveTo w:id="1475" w:author="Usman Sohail" w:date="2020-05-22T04:56:00Z"/>
              <w:rFonts w:ascii="Times New Roman" w:hAnsi="Times New Roman" w:cs="Times New Roman"/>
              <w:bCs/>
              <w:sz w:val="19"/>
            </w:rPr>
          </w:rPrChange>
        </w:rPr>
      </w:pPr>
    </w:p>
    <w:p w14:paraId="1BA9B3B5" w14:textId="77777777" w:rsidR="00EC2A36" w:rsidRPr="001317C4" w:rsidRDefault="00EC2A36" w:rsidP="00EC2A36">
      <w:pPr>
        <w:pStyle w:val="BodyText"/>
        <w:spacing w:before="8"/>
        <w:rPr>
          <w:moveTo w:id="1476" w:author="Usman Sohail" w:date="2020-05-22T04:56:00Z"/>
          <w:rFonts w:ascii="Times New Roman" w:hAnsi="Times New Roman" w:cs="Times New Roman"/>
          <w:bCs/>
          <w:sz w:val="24"/>
          <w:szCs w:val="28"/>
          <w:rPrChange w:id="1477" w:author="Usman Sohail" w:date="2020-05-22T05:19:00Z">
            <w:rPr>
              <w:moveTo w:id="1478" w:author="Usman Sohail" w:date="2020-05-22T04:56:00Z"/>
              <w:rFonts w:ascii="Times New Roman" w:hAnsi="Times New Roman" w:cs="Times New Roman"/>
              <w:bCs/>
              <w:sz w:val="19"/>
            </w:rPr>
          </w:rPrChange>
        </w:rPr>
      </w:pPr>
      <w:moveTo w:id="1479" w:author="Usman Sohail" w:date="2020-05-22T04:56:00Z">
        <w:r w:rsidRPr="001317C4">
          <w:rPr>
            <w:rFonts w:ascii="Times New Roman" w:hAnsi="Times New Roman" w:cs="Times New Roman"/>
            <w:bCs/>
            <w:sz w:val="24"/>
            <w:szCs w:val="28"/>
            <w:rPrChange w:id="1480" w:author="Usman Sohail" w:date="2020-05-22T05:19:00Z">
              <w:rPr>
                <w:rFonts w:ascii="Times New Roman" w:hAnsi="Times New Roman" w:cs="Times New Roman"/>
                <w:bCs/>
                <w:sz w:val="19"/>
              </w:rPr>
            </w:rPrChange>
          </w:rPr>
          <w:t>The confusion matrix of neural network trained using average pooling is as follows:</w:t>
        </w:r>
      </w:moveTo>
    </w:p>
    <w:p w14:paraId="585FF354" w14:textId="77777777" w:rsidR="00EC2A36" w:rsidRPr="00963407" w:rsidRDefault="00EC2A36">
      <w:pPr>
        <w:pStyle w:val="BodyText"/>
        <w:spacing w:before="8"/>
        <w:jc w:val="center"/>
        <w:rPr>
          <w:moveTo w:id="1481" w:author="Usman Sohail" w:date="2020-05-22T04:56:00Z"/>
          <w:rFonts w:ascii="Times New Roman" w:hAnsi="Times New Roman" w:cs="Times New Roman"/>
          <w:bCs/>
          <w:sz w:val="19"/>
        </w:rPr>
        <w:pPrChange w:id="1482" w:author="Usman Sohail" w:date="2020-05-22T04:57:00Z">
          <w:pPr>
            <w:pStyle w:val="BodyText"/>
            <w:spacing w:before="8"/>
          </w:pPr>
        </w:pPrChange>
      </w:pPr>
      <w:moveTo w:id="1483" w:author="Usman Sohail" w:date="2020-05-22T04:56:00Z">
        <w:r w:rsidRPr="00963407">
          <w:rPr>
            <w:rFonts w:ascii="Times New Roman" w:hAnsi="Times New Roman" w:cs="Times New Roman"/>
            <w:bCs/>
            <w:noProof/>
            <w:sz w:val="19"/>
          </w:rPr>
          <w:drawing>
            <wp:inline distT="0" distB="0" distL="0" distR="0" wp14:anchorId="70BD0A7A" wp14:editId="2B0188D9">
              <wp:extent cx="4175760" cy="3998430"/>
              <wp:effectExtent l="0" t="0" r="0" b="2540"/>
              <wp:docPr id="1" name="Picture 1" descr="C:\Users\Dyass\AppData\Local\Microsoft\Windows\INetCache\Content.MSO\AD80E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ass\AppData\Local\Microsoft\Windows\INetCache\Content.MSO\AD80E90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362" cy="4094759"/>
                      </a:xfrm>
                      <a:prstGeom prst="rect">
                        <a:avLst/>
                      </a:prstGeom>
                      <a:noFill/>
                      <a:ln>
                        <a:noFill/>
                      </a:ln>
                    </pic:spPr>
                  </pic:pic>
                </a:graphicData>
              </a:graphic>
            </wp:inline>
          </w:drawing>
        </w:r>
      </w:moveTo>
    </w:p>
    <w:p w14:paraId="7406CFC7" w14:textId="35922F9C" w:rsidR="00EC2A36" w:rsidRPr="00DB0C3D" w:rsidRDefault="00EC2A36" w:rsidP="00EC2A36">
      <w:pPr>
        <w:pStyle w:val="BodyText"/>
        <w:spacing w:before="8"/>
        <w:rPr>
          <w:moveTo w:id="1484" w:author="Usman Sohail" w:date="2020-05-22T04:56:00Z"/>
          <w:rFonts w:ascii="Times New Roman" w:hAnsi="Times New Roman" w:cs="Times New Roman"/>
          <w:bCs/>
          <w:sz w:val="24"/>
          <w:szCs w:val="28"/>
          <w:rPrChange w:id="1485" w:author="Usman Sohail" w:date="2020-05-22T05:18:00Z">
            <w:rPr>
              <w:moveTo w:id="1486" w:author="Usman Sohail" w:date="2020-05-22T04:56:00Z"/>
              <w:rFonts w:ascii="Times New Roman" w:hAnsi="Times New Roman" w:cs="Times New Roman"/>
              <w:bCs/>
              <w:sz w:val="19"/>
            </w:rPr>
          </w:rPrChange>
        </w:rPr>
      </w:pPr>
      <w:moveTo w:id="1487" w:author="Usman Sohail" w:date="2020-05-22T04:56:00Z">
        <w:r w:rsidRPr="00DB0C3D">
          <w:rPr>
            <w:rFonts w:ascii="Times New Roman" w:hAnsi="Times New Roman" w:cs="Times New Roman"/>
            <w:bCs/>
            <w:sz w:val="24"/>
            <w:szCs w:val="28"/>
            <w:rPrChange w:id="1488" w:author="Usman Sohail" w:date="2020-05-22T05:18:00Z">
              <w:rPr>
                <w:rFonts w:ascii="Times New Roman" w:hAnsi="Times New Roman" w:cs="Times New Roman"/>
                <w:bCs/>
                <w:sz w:val="19"/>
              </w:rPr>
            </w:rPrChange>
          </w:rPr>
          <w:lastRenderedPageBreak/>
          <w:t xml:space="preserve">Clearly the network has not learned any useful representation. This might be </w:t>
        </w:r>
        <w:del w:id="1489" w:author="Usman Sohail" w:date="2020-05-22T04:57:00Z">
          <w:r w:rsidRPr="00DB0C3D" w:rsidDel="00EC2A36">
            <w:rPr>
              <w:rFonts w:ascii="Times New Roman" w:hAnsi="Times New Roman" w:cs="Times New Roman"/>
              <w:bCs/>
              <w:sz w:val="24"/>
              <w:szCs w:val="28"/>
              <w:rPrChange w:id="1490" w:author="Usman Sohail" w:date="2020-05-22T05:18:00Z">
                <w:rPr>
                  <w:rFonts w:ascii="Times New Roman" w:hAnsi="Times New Roman" w:cs="Times New Roman"/>
                  <w:bCs/>
                  <w:sz w:val="19"/>
                </w:rPr>
              </w:rPrChange>
            </w:rPr>
            <w:delText>due to the fact that</w:delText>
          </w:r>
        </w:del>
        <w:ins w:id="1491" w:author="Usman Sohail" w:date="2020-05-22T04:57:00Z">
          <w:r w:rsidRPr="00DB0C3D">
            <w:rPr>
              <w:rFonts w:ascii="Times New Roman" w:hAnsi="Times New Roman" w:cs="Times New Roman"/>
              <w:bCs/>
              <w:sz w:val="24"/>
              <w:szCs w:val="28"/>
              <w:rPrChange w:id="1492" w:author="Usman Sohail" w:date="2020-05-22T05:18:00Z">
                <w:rPr>
                  <w:rFonts w:ascii="Times New Roman" w:hAnsi="Times New Roman" w:cs="Times New Roman"/>
                  <w:bCs/>
                  <w:sz w:val="22"/>
                  <w:szCs w:val="24"/>
                </w:rPr>
              </w:rPrChange>
            </w:rPr>
            <w:t>since</w:t>
          </w:r>
        </w:ins>
        <w:r w:rsidRPr="00DB0C3D">
          <w:rPr>
            <w:rFonts w:ascii="Times New Roman" w:hAnsi="Times New Roman" w:cs="Times New Roman"/>
            <w:bCs/>
            <w:sz w:val="24"/>
            <w:szCs w:val="28"/>
            <w:rPrChange w:id="1493" w:author="Usman Sohail" w:date="2020-05-22T05:18:00Z">
              <w:rPr>
                <w:rFonts w:ascii="Times New Roman" w:hAnsi="Times New Roman" w:cs="Times New Roman"/>
                <w:bCs/>
                <w:sz w:val="19"/>
              </w:rPr>
            </w:rPrChange>
          </w:rPr>
          <w:t xml:space="preserve"> some words do not have representation as we were using a null vector for words not found in the library.</w:t>
        </w:r>
      </w:moveTo>
    </w:p>
    <w:p w14:paraId="445E0592" w14:textId="77777777" w:rsidR="00EC2A36" w:rsidRPr="00EC2A36" w:rsidRDefault="00EC2A36" w:rsidP="00EC2A36">
      <w:pPr>
        <w:pStyle w:val="BodyText"/>
        <w:spacing w:before="8"/>
        <w:rPr>
          <w:moveTo w:id="1494" w:author="Usman Sohail" w:date="2020-05-22T04:56:00Z"/>
          <w:rFonts w:ascii="Times New Roman" w:hAnsi="Times New Roman" w:cs="Times New Roman"/>
          <w:bCs/>
          <w:sz w:val="22"/>
          <w:szCs w:val="24"/>
          <w:rPrChange w:id="1495" w:author="Usman Sohail" w:date="2020-05-22T04:57:00Z">
            <w:rPr>
              <w:moveTo w:id="1496" w:author="Usman Sohail" w:date="2020-05-22T04:56:00Z"/>
              <w:rFonts w:ascii="Times New Roman" w:hAnsi="Times New Roman" w:cs="Times New Roman"/>
              <w:bCs/>
              <w:sz w:val="19"/>
            </w:rPr>
          </w:rPrChange>
        </w:rPr>
      </w:pPr>
    </w:p>
    <w:p w14:paraId="66088AAD" w14:textId="77777777" w:rsidR="00EC2A36" w:rsidRPr="001317C4" w:rsidRDefault="00EC2A36" w:rsidP="00EC2A36">
      <w:pPr>
        <w:pStyle w:val="BodyText"/>
        <w:spacing w:before="8"/>
        <w:rPr>
          <w:moveTo w:id="1497" w:author="Usman Sohail" w:date="2020-05-22T04:56:00Z"/>
          <w:rFonts w:ascii="Times New Roman" w:hAnsi="Times New Roman" w:cs="Times New Roman"/>
          <w:bCs/>
          <w:sz w:val="24"/>
          <w:szCs w:val="28"/>
          <w:rPrChange w:id="1498" w:author="Usman Sohail" w:date="2020-05-22T05:18:00Z">
            <w:rPr>
              <w:moveTo w:id="1499" w:author="Usman Sohail" w:date="2020-05-22T04:56:00Z"/>
              <w:rFonts w:ascii="Times New Roman" w:hAnsi="Times New Roman" w:cs="Times New Roman"/>
              <w:bCs/>
              <w:sz w:val="19"/>
            </w:rPr>
          </w:rPrChange>
        </w:rPr>
      </w:pPr>
      <w:moveTo w:id="1500" w:author="Usman Sohail" w:date="2020-05-22T04:56:00Z">
        <w:r w:rsidRPr="001317C4">
          <w:rPr>
            <w:rFonts w:ascii="Times New Roman" w:hAnsi="Times New Roman" w:cs="Times New Roman"/>
            <w:bCs/>
            <w:sz w:val="24"/>
            <w:szCs w:val="28"/>
            <w:rPrChange w:id="1501" w:author="Usman Sohail" w:date="2020-05-22T05:18:00Z">
              <w:rPr>
                <w:rFonts w:ascii="Times New Roman" w:hAnsi="Times New Roman" w:cs="Times New Roman"/>
                <w:bCs/>
                <w:sz w:val="19"/>
              </w:rPr>
            </w:rPrChange>
          </w:rPr>
          <w:t>The confusion matrix of neural network trained using maximum pooling is as follows:</w:t>
        </w:r>
      </w:moveTo>
    </w:p>
    <w:moveToRangeEnd w:id="1465"/>
    <w:p w14:paraId="0964DCD1" w14:textId="77777777" w:rsidR="00EC2A36" w:rsidRDefault="00EC2A36" w:rsidP="0085515C">
      <w:pPr>
        <w:spacing w:line="244" w:lineRule="auto"/>
        <w:jc w:val="both"/>
        <w:rPr>
          <w:ins w:id="1502" w:author="Usman Sohail" w:date="2020-05-22T04:57:00Z"/>
          <w:rFonts w:ascii="Times New Roman" w:hAnsi="Times New Roman" w:cs="Times New Roman"/>
        </w:rPr>
      </w:pPr>
    </w:p>
    <w:p w14:paraId="7EFBBC7F" w14:textId="77777777" w:rsidR="00EC2A36" w:rsidRDefault="00EC2A36" w:rsidP="0085515C">
      <w:pPr>
        <w:spacing w:line="244" w:lineRule="auto"/>
        <w:jc w:val="both"/>
        <w:rPr>
          <w:ins w:id="1503" w:author="Usman Sohail" w:date="2020-05-22T04:58:00Z"/>
          <w:rFonts w:ascii="Times New Roman" w:hAnsi="Times New Roman" w:cs="Times New Roman"/>
        </w:rPr>
      </w:pPr>
    </w:p>
    <w:p w14:paraId="1A7B6307" w14:textId="77777777" w:rsidR="00EC2A36" w:rsidRPr="00EC2A36" w:rsidRDefault="00EC2A36">
      <w:pPr>
        <w:pStyle w:val="BodyText"/>
        <w:spacing w:before="8"/>
        <w:jc w:val="center"/>
        <w:rPr>
          <w:moveTo w:id="1504" w:author="Usman Sohail" w:date="2020-05-22T04:58:00Z"/>
          <w:rFonts w:ascii="Times New Roman" w:hAnsi="Times New Roman" w:cs="Times New Roman"/>
          <w:bCs/>
          <w:sz w:val="22"/>
          <w:szCs w:val="24"/>
          <w:rPrChange w:id="1505" w:author="Usman Sohail" w:date="2020-05-22T04:58:00Z">
            <w:rPr>
              <w:moveTo w:id="1506" w:author="Usman Sohail" w:date="2020-05-22T04:58:00Z"/>
              <w:rFonts w:ascii="Times New Roman" w:hAnsi="Times New Roman" w:cs="Times New Roman"/>
              <w:bCs/>
              <w:sz w:val="19"/>
            </w:rPr>
          </w:rPrChange>
        </w:rPr>
        <w:pPrChange w:id="1507" w:author="Usman Sohail" w:date="2020-05-22T04:58:00Z">
          <w:pPr>
            <w:pStyle w:val="BodyText"/>
            <w:spacing w:before="8"/>
          </w:pPr>
        </w:pPrChange>
      </w:pPr>
      <w:moveToRangeStart w:id="1508" w:author="Usman Sohail" w:date="2020-05-22T04:58:00Z" w:name="move41015897"/>
      <w:moveTo w:id="1509" w:author="Usman Sohail" w:date="2020-05-22T04:58:00Z">
        <w:r w:rsidRPr="00EC2A36">
          <w:rPr>
            <w:rFonts w:ascii="Times New Roman" w:hAnsi="Times New Roman" w:cs="Times New Roman"/>
            <w:bCs/>
            <w:noProof/>
            <w:sz w:val="22"/>
            <w:szCs w:val="24"/>
            <w:rPrChange w:id="1510" w:author="Usman Sohail" w:date="2020-05-22T04:58:00Z">
              <w:rPr>
                <w:rFonts w:ascii="Times New Roman" w:hAnsi="Times New Roman" w:cs="Times New Roman"/>
                <w:bCs/>
                <w:noProof/>
                <w:sz w:val="19"/>
              </w:rPr>
            </w:rPrChange>
          </w:rPr>
          <w:drawing>
            <wp:inline distT="0" distB="0" distL="0" distR="0" wp14:anchorId="3BC2F2A0" wp14:editId="4E49F31D">
              <wp:extent cx="4404360" cy="4217326"/>
              <wp:effectExtent l="0" t="0" r="0" b="0"/>
              <wp:docPr id="26" name="Picture 26" descr="C:\Users\Dyass\AppData\Local\Microsoft\Windows\INetCache\Content.MSO\48623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ass\AppData\Local\Microsoft\Windows\INetCache\Content.MSO\48623BC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6176" cy="4266941"/>
                      </a:xfrm>
                      <a:prstGeom prst="rect">
                        <a:avLst/>
                      </a:prstGeom>
                      <a:noFill/>
                      <a:ln>
                        <a:noFill/>
                      </a:ln>
                    </pic:spPr>
                  </pic:pic>
                </a:graphicData>
              </a:graphic>
            </wp:inline>
          </w:drawing>
        </w:r>
      </w:moveTo>
    </w:p>
    <w:p w14:paraId="0A92C602" w14:textId="77777777" w:rsidR="00EC2A36" w:rsidRPr="001317C4" w:rsidRDefault="00EC2A36" w:rsidP="00EC2A36">
      <w:pPr>
        <w:pStyle w:val="BodyText"/>
        <w:spacing w:before="8"/>
        <w:rPr>
          <w:moveTo w:id="1511" w:author="Usman Sohail" w:date="2020-05-22T04:58:00Z"/>
          <w:rFonts w:ascii="Times New Roman" w:hAnsi="Times New Roman" w:cs="Times New Roman"/>
          <w:bCs/>
          <w:sz w:val="24"/>
          <w:szCs w:val="28"/>
          <w:rPrChange w:id="1512" w:author="Usman Sohail" w:date="2020-05-22T05:18:00Z">
            <w:rPr>
              <w:moveTo w:id="1513" w:author="Usman Sohail" w:date="2020-05-22T04:58:00Z"/>
              <w:rFonts w:ascii="Times New Roman" w:hAnsi="Times New Roman" w:cs="Times New Roman"/>
              <w:bCs/>
              <w:sz w:val="19"/>
            </w:rPr>
          </w:rPrChange>
        </w:rPr>
      </w:pPr>
      <w:moveTo w:id="1514" w:author="Usman Sohail" w:date="2020-05-22T04:58:00Z">
        <w:r w:rsidRPr="001317C4">
          <w:rPr>
            <w:rFonts w:ascii="Times New Roman" w:hAnsi="Times New Roman" w:cs="Times New Roman"/>
            <w:bCs/>
            <w:sz w:val="24"/>
            <w:szCs w:val="28"/>
            <w:rPrChange w:id="1515" w:author="Usman Sohail" w:date="2020-05-22T05:18:00Z">
              <w:rPr>
                <w:rFonts w:ascii="Times New Roman" w:hAnsi="Times New Roman" w:cs="Times New Roman"/>
                <w:bCs/>
                <w:sz w:val="19"/>
              </w:rPr>
            </w:rPrChange>
          </w:rPr>
          <w:t>One possible explanation is that average pooling takes the maximum of the vector and that word is contributing towards the overall sentiment of that tweet.</w:t>
        </w:r>
      </w:moveTo>
    </w:p>
    <w:moveToRangeEnd w:id="1508"/>
    <w:p w14:paraId="3ACCDE7D" w14:textId="7D77FB97" w:rsidR="00EC2A36" w:rsidRPr="00963407" w:rsidRDefault="00EC2A36" w:rsidP="0085515C">
      <w:pPr>
        <w:spacing w:line="244" w:lineRule="auto"/>
        <w:jc w:val="both"/>
        <w:rPr>
          <w:rFonts w:ascii="Times New Roman" w:hAnsi="Times New Roman" w:cs="Times New Roman"/>
        </w:rPr>
        <w:sectPr w:rsidR="00EC2A36" w:rsidRPr="00963407">
          <w:pgSz w:w="12240" w:h="15840"/>
          <w:pgMar w:top="1380" w:right="1320" w:bottom="1020" w:left="1320" w:header="0" w:footer="829" w:gutter="0"/>
          <w:cols w:space="720"/>
        </w:sectPr>
      </w:pPr>
    </w:p>
    <w:p w14:paraId="62E8F879" w14:textId="1D97ED8A" w:rsidR="00EE1327" w:rsidRPr="00EE1327" w:rsidRDefault="008B45F4">
      <w:pPr>
        <w:pStyle w:val="BodyText"/>
        <w:numPr>
          <w:ilvl w:val="1"/>
          <w:numId w:val="5"/>
        </w:numPr>
        <w:spacing w:before="8"/>
        <w:rPr>
          <w:ins w:id="1516" w:author="Usman Sohail" w:date="2020-05-22T04:59:00Z"/>
          <w:rFonts w:ascii="Times New Roman" w:hAnsi="Times New Roman" w:cs="Times New Roman"/>
          <w:b/>
          <w:bCs/>
          <w:sz w:val="24"/>
          <w:szCs w:val="52"/>
          <w:rPrChange w:id="1517" w:author="Usman Sohail" w:date="2020-05-22T05:00:00Z">
            <w:rPr>
              <w:ins w:id="1518" w:author="Usman Sohail" w:date="2020-05-22T04:59:00Z"/>
              <w:rFonts w:ascii="Times New Roman" w:hAnsi="Times New Roman" w:cs="Times New Roman"/>
              <w:sz w:val="24"/>
              <w:szCs w:val="52"/>
            </w:rPr>
          </w:rPrChange>
        </w:rPr>
        <w:pPrChange w:id="1519" w:author="Usman Sohail" w:date="2020-05-22T05:00:00Z">
          <w:pPr>
            <w:pStyle w:val="BodyText"/>
            <w:spacing w:before="8"/>
          </w:pPr>
        </w:pPrChange>
      </w:pPr>
      <w:moveFromRangeStart w:id="1520" w:author="Usman Sohail" w:date="2020-05-22T04:56:00Z" w:name="move41015794"/>
      <w:ins w:id="1521" w:author="Usman Sohail" w:date="2020-05-22T05:00:00Z">
        <w:r>
          <w:rPr>
            <w:rFonts w:ascii="Times New Roman" w:hAnsi="Times New Roman" w:cs="Times New Roman"/>
            <w:b/>
            <w:bCs/>
            <w:sz w:val="24"/>
            <w:szCs w:val="52"/>
          </w:rPr>
          <w:lastRenderedPageBreak/>
          <w:t>RNN:</w:t>
        </w:r>
      </w:ins>
    </w:p>
    <w:p w14:paraId="5C2DE259" w14:textId="77777777" w:rsidR="008B45F4" w:rsidRPr="001317C4" w:rsidDel="00EC2A36" w:rsidRDefault="008B45F4" w:rsidP="0085515C">
      <w:pPr>
        <w:pStyle w:val="BodyText"/>
        <w:spacing w:before="9"/>
        <w:rPr>
          <w:moveFrom w:id="1522" w:author="Usman Sohail" w:date="2020-05-22T04:56:00Z"/>
          <w:rFonts w:ascii="Times New Roman" w:hAnsi="Times New Roman" w:cs="Times New Roman"/>
          <w:sz w:val="24"/>
          <w:szCs w:val="24"/>
          <w:rPrChange w:id="1523" w:author="Usman Sohail" w:date="2020-05-22T05:18:00Z">
            <w:rPr>
              <w:moveFrom w:id="1524" w:author="Usman Sohail" w:date="2020-05-22T04:56:00Z"/>
              <w:rFonts w:ascii="Times New Roman" w:hAnsi="Times New Roman" w:cs="Times New Roman"/>
              <w:sz w:val="6"/>
            </w:rPr>
          </w:rPrChange>
        </w:rPr>
      </w:pPr>
    </w:p>
    <w:p w14:paraId="563E5C45" w14:textId="6947E205" w:rsidR="0085515C" w:rsidRPr="001317C4" w:rsidDel="00EC2A36" w:rsidRDefault="0085515C" w:rsidP="0085515C">
      <w:pPr>
        <w:pStyle w:val="BodyText"/>
        <w:spacing w:before="107"/>
        <w:ind w:left="1596" w:right="1597"/>
        <w:jc w:val="center"/>
        <w:rPr>
          <w:moveFrom w:id="1525" w:author="Usman Sohail" w:date="2020-05-22T04:56:00Z"/>
          <w:rFonts w:ascii="Times New Roman" w:hAnsi="Times New Roman" w:cs="Times New Roman"/>
          <w:sz w:val="24"/>
          <w:szCs w:val="24"/>
          <w:rPrChange w:id="1526" w:author="Usman Sohail" w:date="2020-05-22T05:18:00Z">
            <w:rPr>
              <w:moveFrom w:id="1527" w:author="Usman Sohail" w:date="2020-05-22T04:56:00Z"/>
              <w:rFonts w:ascii="Times New Roman" w:hAnsi="Times New Roman" w:cs="Times New Roman"/>
            </w:rPr>
          </w:rPrChange>
        </w:rPr>
      </w:pPr>
      <w:moveFrom w:id="1528" w:author="Usman Sohail" w:date="2020-05-22T04:56:00Z">
        <w:r w:rsidRPr="001317C4" w:rsidDel="00EC2A36">
          <w:rPr>
            <w:rFonts w:ascii="Times New Roman" w:hAnsi="Times New Roman" w:cs="Times New Roman"/>
            <w:sz w:val="24"/>
            <w:szCs w:val="24"/>
            <w:rPrChange w:id="1529" w:author="Usman Sohail" w:date="2020-05-22T05:18:00Z">
              <w:rPr>
                <w:rFonts w:ascii="Times New Roman" w:hAnsi="Times New Roman" w:cs="Times New Roman"/>
              </w:rPr>
            </w:rPrChange>
          </w:rPr>
          <w:t>Table 4: Results of Genetic Algorithm</w:t>
        </w:r>
      </w:moveFrom>
    </w:p>
    <w:moveFromRangeEnd w:id="1520"/>
    <w:p w14:paraId="4433871F" w14:textId="77777777" w:rsidR="00B54855" w:rsidRPr="00711C16" w:rsidDel="008B45F4" w:rsidRDefault="00B54855">
      <w:pPr>
        <w:pStyle w:val="BodyText"/>
        <w:rPr>
          <w:del w:id="1530" w:author="Usman Sohail" w:date="2020-05-22T04:59:00Z"/>
          <w:rFonts w:ascii="Times New Roman" w:hAnsi="Times New Roman" w:cs="Times New Roman"/>
          <w:sz w:val="24"/>
          <w:szCs w:val="24"/>
        </w:rPr>
      </w:pPr>
    </w:p>
    <w:p w14:paraId="07D37F77" w14:textId="77777777" w:rsidR="00B54855" w:rsidRPr="001317C4" w:rsidDel="008B45F4" w:rsidRDefault="00B54855">
      <w:pPr>
        <w:pStyle w:val="BodyText"/>
        <w:spacing w:before="2"/>
        <w:rPr>
          <w:del w:id="1531" w:author="Usman Sohail" w:date="2020-05-22T04:59:00Z"/>
          <w:rFonts w:ascii="Times New Roman" w:hAnsi="Times New Roman" w:cs="Times New Roman"/>
          <w:sz w:val="24"/>
          <w:szCs w:val="24"/>
          <w:rPrChange w:id="1532" w:author="Usman Sohail" w:date="2020-05-22T05:18:00Z">
            <w:rPr>
              <w:del w:id="1533" w:author="Usman Sohail" w:date="2020-05-22T04:59:00Z"/>
              <w:rFonts w:ascii="Times New Roman" w:hAnsi="Times New Roman" w:cs="Times New Roman"/>
              <w:sz w:val="22"/>
            </w:rPr>
          </w:rPrChange>
        </w:rPr>
      </w:pPr>
    </w:p>
    <w:p w14:paraId="57CDAB7B" w14:textId="1AB5E47A" w:rsidR="00B54855" w:rsidRPr="001317C4" w:rsidDel="00EC2A36" w:rsidRDefault="00F21A18">
      <w:pPr>
        <w:pStyle w:val="Heading2"/>
        <w:numPr>
          <w:ilvl w:val="1"/>
          <w:numId w:val="5"/>
        </w:numPr>
        <w:tabs>
          <w:tab w:val="left" w:pos="732"/>
          <w:tab w:val="left" w:pos="733"/>
        </w:tabs>
        <w:rPr>
          <w:moveFrom w:id="1534" w:author="Usman Sohail" w:date="2020-05-22T04:56:00Z"/>
          <w:rFonts w:ascii="Times New Roman" w:hAnsi="Times New Roman" w:cs="Times New Roman"/>
        </w:rPr>
        <w:pPrChange w:id="1535" w:author="Usman Sohail" w:date="2020-05-22T04:48:00Z">
          <w:pPr>
            <w:pStyle w:val="Heading2"/>
            <w:numPr>
              <w:ilvl w:val="1"/>
              <w:numId w:val="19"/>
            </w:numPr>
            <w:tabs>
              <w:tab w:val="left" w:pos="732"/>
              <w:tab w:val="left" w:pos="733"/>
            </w:tabs>
            <w:ind w:left="360" w:hanging="360"/>
          </w:pPr>
        </w:pPrChange>
      </w:pPr>
      <w:moveFromRangeStart w:id="1536" w:author="Usman Sohail" w:date="2020-05-22T04:56:00Z" w:name="move41015834"/>
      <w:moveFrom w:id="1537" w:author="Usman Sohail" w:date="2020-05-22T04:56:00Z">
        <w:r w:rsidRPr="001317C4" w:rsidDel="00EC2A36">
          <w:rPr>
            <w:rFonts w:ascii="Times New Roman" w:hAnsi="Times New Roman" w:cs="Times New Roman"/>
            <w:b w:val="0"/>
            <w:bCs w:val="0"/>
          </w:rPr>
          <w:t>Feed-Forward Neural Network with PPMI</w:t>
        </w:r>
      </w:moveFrom>
    </w:p>
    <w:p w14:paraId="083870D1" w14:textId="7EC7F897" w:rsidR="00B54855" w:rsidRPr="001317C4" w:rsidDel="00EC2A36" w:rsidRDefault="00F21A18">
      <w:pPr>
        <w:pStyle w:val="BodyText"/>
        <w:spacing w:before="8"/>
        <w:rPr>
          <w:moveFrom w:id="1538" w:author="Usman Sohail" w:date="2020-05-22T04:56:00Z"/>
          <w:rFonts w:ascii="Times New Roman" w:hAnsi="Times New Roman" w:cs="Times New Roman"/>
          <w:bCs/>
          <w:sz w:val="24"/>
          <w:szCs w:val="24"/>
          <w:rPrChange w:id="1539" w:author="Usman Sohail" w:date="2020-05-22T05:18:00Z">
            <w:rPr>
              <w:moveFrom w:id="1540" w:author="Usman Sohail" w:date="2020-05-22T04:56:00Z"/>
              <w:rFonts w:ascii="Times New Roman" w:hAnsi="Times New Roman" w:cs="Times New Roman"/>
              <w:bCs/>
              <w:sz w:val="19"/>
            </w:rPr>
          </w:rPrChange>
        </w:rPr>
      </w:pPr>
      <w:moveFrom w:id="1541" w:author="Usman Sohail" w:date="2020-05-22T04:56:00Z">
        <w:r w:rsidRPr="001317C4" w:rsidDel="00EC2A36">
          <w:rPr>
            <w:rFonts w:ascii="Times New Roman" w:hAnsi="Times New Roman" w:cs="Times New Roman"/>
            <w:bCs/>
            <w:sz w:val="24"/>
            <w:szCs w:val="24"/>
            <w:rPrChange w:id="1542" w:author="Usman Sohail" w:date="2020-05-22T05:18:00Z">
              <w:rPr>
                <w:rFonts w:ascii="Times New Roman" w:hAnsi="Times New Roman" w:cs="Times New Roman"/>
                <w:bCs/>
                <w:sz w:val="19"/>
              </w:rPr>
            </w:rPrChange>
          </w:rPr>
          <w:t xml:space="preserve">We trained three different neural networks using average and maximum pooling. The interesting result was that even though for English and other datasets </w:t>
        </w:r>
        <w:r w:rsidR="00E82921" w:rsidRPr="001317C4" w:rsidDel="00EC2A36">
          <w:rPr>
            <w:rFonts w:ascii="Times New Roman" w:hAnsi="Times New Roman" w:cs="Times New Roman"/>
            <w:bCs/>
            <w:sz w:val="24"/>
            <w:szCs w:val="24"/>
            <w:rPrChange w:id="1543" w:author="Usman Sohail" w:date="2020-05-22T05:18:00Z">
              <w:rPr>
                <w:rFonts w:ascii="Times New Roman" w:hAnsi="Times New Roman" w:cs="Times New Roman"/>
                <w:bCs/>
                <w:sz w:val="19"/>
              </w:rPr>
            </w:rPrChange>
          </w:rPr>
          <w:t>Feed forward neural networks work best when data is average pooled however in our case max pooling outperformed average pooling by 88%</w:t>
        </w:r>
      </w:moveFrom>
    </w:p>
    <w:p w14:paraId="1C2284EE" w14:textId="5898C74B" w:rsidR="00E82921" w:rsidRPr="001317C4" w:rsidDel="00EC2A36" w:rsidRDefault="00E82921">
      <w:pPr>
        <w:pStyle w:val="BodyText"/>
        <w:spacing w:before="8"/>
        <w:rPr>
          <w:moveFrom w:id="1544" w:author="Usman Sohail" w:date="2020-05-22T04:56:00Z"/>
          <w:rFonts w:ascii="Times New Roman" w:hAnsi="Times New Roman" w:cs="Times New Roman"/>
          <w:bCs/>
          <w:sz w:val="24"/>
          <w:szCs w:val="24"/>
          <w:rPrChange w:id="1545" w:author="Usman Sohail" w:date="2020-05-22T05:18:00Z">
            <w:rPr>
              <w:moveFrom w:id="1546" w:author="Usman Sohail" w:date="2020-05-22T04:56:00Z"/>
              <w:rFonts w:ascii="Times New Roman" w:hAnsi="Times New Roman" w:cs="Times New Roman"/>
              <w:bCs/>
              <w:sz w:val="19"/>
            </w:rPr>
          </w:rPrChange>
        </w:rPr>
      </w:pPr>
    </w:p>
    <w:p w14:paraId="3C8AC2E8" w14:textId="5BD463BF" w:rsidR="00E82921" w:rsidRPr="001317C4" w:rsidDel="00EC2A36" w:rsidRDefault="00E82921">
      <w:pPr>
        <w:pStyle w:val="BodyText"/>
        <w:spacing w:before="8"/>
        <w:rPr>
          <w:moveFrom w:id="1547" w:author="Usman Sohail" w:date="2020-05-22T04:56:00Z"/>
          <w:rFonts w:ascii="Times New Roman" w:hAnsi="Times New Roman" w:cs="Times New Roman"/>
          <w:bCs/>
          <w:sz w:val="24"/>
          <w:szCs w:val="24"/>
          <w:rPrChange w:id="1548" w:author="Usman Sohail" w:date="2020-05-22T05:18:00Z">
            <w:rPr>
              <w:moveFrom w:id="1549" w:author="Usman Sohail" w:date="2020-05-22T04:56:00Z"/>
              <w:rFonts w:ascii="Times New Roman" w:hAnsi="Times New Roman" w:cs="Times New Roman"/>
              <w:bCs/>
              <w:sz w:val="19"/>
            </w:rPr>
          </w:rPrChange>
        </w:rPr>
      </w:pPr>
      <w:moveFrom w:id="1550" w:author="Usman Sohail" w:date="2020-05-22T04:56:00Z">
        <w:r w:rsidRPr="001317C4" w:rsidDel="00EC2A36">
          <w:rPr>
            <w:rFonts w:ascii="Times New Roman" w:hAnsi="Times New Roman" w:cs="Times New Roman"/>
            <w:bCs/>
            <w:sz w:val="24"/>
            <w:szCs w:val="24"/>
            <w:rPrChange w:id="1551" w:author="Usman Sohail" w:date="2020-05-22T05:18:00Z">
              <w:rPr>
                <w:rFonts w:ascii="Times New Roman" w:hAnsi="Times New Roman" w:cs="Times New Roman"/>
                <w:bCs/>
                <w:sz w:val="19"/>
              </w:rPr>
            </w:rPrChange>
          </w:rPr>
          <w:t>The confusion matrix of neural network trained using average pooling is as follows:</w:t>
        </w:r>
      </w:moveFrom>
    </w:p>
    <w:p w14:paraId="524A95EF" w14:textId="100DA9C7" w:rsidR="00E82921" w:rsidRPr="001317C4" w:rsidDel="00EC2A36" w:rsidRDefault="00E82921">
      <w:pPr>
        <w:pStyle w:val="BodyText"/>
        <w:spacing w:before="8"/>
        <w:rPr>
          <w:moveFrom w:id="1552" w:author="Usman Sohail" w:date="2020-05-22T04:56:00Z"/>
          <w:rFonts w:ascii="Times New Roman" w:hAnsi="Times New Roman" w:cs="Times New Roman"/>
          <w:bCs/>
          <w:sz w:val="24"/>
          <w:szCs w:val="24"/>
          <w:rPrChange w:id="1553" w:author="Usman Sohail" w:date="2020-05-22T05:18:00Z">
            <w:rPr>
              <w:moveFrom w:id="1554" w:author="Usman Sohail" w:date="2020-05-22T04:56:00Z"/>
              <w:rFonts w:ascii="Times New Roman" w:hAnsi="Times New Roman" w:cs="Times New Roman"/>
              <w:bCs/>
              <w:sz w:val="19"/>
            </w:rPr>
          </w:rPrChange>
        </w:rPr>
      </w:pPr>
      <w:moveFrom w:id="1555" w:author="Usman Sohail" w:date="2020-05-22T04:56:00Z">
        <w:r w:rsidRPr="001317C4" w:rsidDel="00EC2A36">
          <w:rPr>
            <w:rFonts w:ascii="Times New Roman" w:hAnsi="Times New Roman" w:cs="Times New Roman"/>
            <w:bCs/>
            <w:noProof/>
            <w:sz w:val="24"/>
            <w:szCs w:val="24"/>
            <w:rPrChange w:id="1556" w:author="Usman Sohail" w:date="2020-05-22T05:18:00Z">
              <w:rPr>
                <w:rFonts w:ascii="Times New Roman" w:hAnsi="Times New Roman" w:cs="Times New Roman"/>
                <w:bCs/>
                <w:noProof/>
                <w:sz w:val="19"/>
              </w:rPr>
            </w:rPrChange>
          </w:rPr>
          <w:drawing>
            <wp:inline distT="0" distB="0" distL="0" distR="0" wp14:anchorId="1A95A0FC" wp14:editId="096F5228">
              <wp:extent cx="5562600" cy="5326380"/>
              <wp:effectExtent l="0" t="0" r="0" b="7620"/>
              <wp:docPr id="16" name="Picture 16" descr="C:\Users\Dyass\AppData\Local\Microsoft\Windows\INetCache\Content.MSO\AD80E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ass\AppData\Local\Microsoft\Windows\INetCache\Content.MSO\AD80E90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5326380"/>
                      </a:xfrm>
                      <a:prstGeom prst="rect">
                        <a:avLst/>
                      </a:prstGeom>
                      <a:noFill/>
                      <a:ln>
                        <a:noFill/>
                      </a:ln>
                    </pic:spPr>
                  </pic:pic>
                </a:graphicData>
              </a:graphic>
            </wp:inline>
          </w:drawing>
        </w:r>
      </w:moveFrom>
    </w:p>
    <w:p w14:paraId="28DCCA83" w14:textId="2E53C6FB" w:rsidR="00E82921" w:rsidRPr="001317C4" w:rsidDel="00EC2A36" w:rsidRDefault="00E82921">
      <w:pPr>
        <w:pStyle w:val="BodyText"/>
        <w:spacing w:before="8"/>
        <w:rPr>
          <w:moveFrom w:id="1557" w:author="Usman Sohail" w:date="2020-05-22T04:56:00Z"/>
          <w:rFonts w:ascii="Times New Roman" w:hAnsi="Times New Roman" w:cs="Times New Roman"/>
          <w:bCs/>
          <w:sz w:val="24"/>
          <w:szCs w:val="24"/>
          <w:rPrChange w:id="1558" w:author="Usman Sohail" w:date="2020-05-22T05:18:00Z">
            <w:rPr>
              <w:moveFrom w:id="1559" w:author="Usman Sohail" w:date="2020-05-22T04:56:00Z"/>
              <w:rFonts w:ascii="Times New Roman" w:hAnsi="Times New Roman" w:cs="Times New Roman"/>
              <w:bCs/>
              <w:sz w:val="19"/>
            </w:rPr>
          </w:rPrChange>
        </w:rPr>
      </w:pPr>
      <w:moveFrom w:id="1560" w:author="Usman Sohail" w:date="2020-05-22T04:56:00Z">
        <w:r w:rsidRPr="001317C4" w:rsidDel="00EC2A36">
          <w:rPr>
            <w:rFonts w:ascii="Times New Roman" w:hAnsi="Times New Roman" w:cs="Times New Roman"/>
            <w:bCs/>
            <w:sz w:val="24"/>
            <w:szCs w:val="24"/>
            <w:rPrChange w:id="1561" w:author="Usman Sohail" w:date="2020-05-22T05:18:00Z">
              <w:rPr>
                <w:rFonts w:ascii="Times New Roman" w:hAnsi="Times New Roman" w:cs="Times New Roman"/>
                <w:bCs/>
                <w:sz w:val="19"/>
              </w:rPr>
            </w:rPrChange>
          </w:rPr>
          <w:t>Clearly the network has not learned any useful representation. This might be due to the fact that some words do not have representation as we were using a null vector for words not found in the library.</w:t>
        </w:r>
      </w:moveFrom>
    </w:p>
    <w:p w14:paraId="11F6B5AD" w14:textId="5F054567" w:rsidR="00E82921" w:rsidRPr="001317C4" w:rsidDel="00EC2A36" w:rsidRDefault="00E82921">
      <w:pPr>
        <w:pStyle w:val="BodyText"/>
        <w:spacing w:before="8"/>
        <w:rPr>
          <w:moveFrom w:id="1562" w:author="Usman Sohail" w:date="2020-05-22T04:56:00Z"/>
          <w:rFonts w:ascii="Times New Roman" w:hAnsi="Times New Roman" w:cs="Times New Roman"/>
          <w:bCs/>
          <w:sz w:val="24"/>
          <w:szCs w:val="24"/>
          <w:rPrChange w:id="1563" w:author="Usman Sohail" w:date="2020-05-22T05:18:00Z">
            <w:rPr>
              <w:moveFrom w:id="1564" w:author="Usman Sohail" w:date="2020-05-22T04:56:00Z"/>
              <w:rFonts w:ascii="Times New Roman" w:hAnsi="Times New Roman" w:cs="Times New Roman"/>
              <w:bCs/>
              <w:sz w:val="19"/>
            </w:rPr>
          </w:rPrChange>
        </w:rPr>
      </w:pPr>
    </w:p>
    <w:p w14:paraId="7BE34E15" w14:textId="220DBEBA" w:rsidR="00E82921" w:rsidRPr="001317C4" w:rsidDel="00EC2A36" w:rsidRDefault="00E82921">
      <w:pPr>
        <w:pStyle w:val="BodyText"/>
        <w:spacing w:before="8"/>
        <w:rPr>
          <w:moveFrom w:id="1565" w:author="Usman Sohail" w:date="2020-05-22T04:56:00Z"/>
          <w:rFonts w:ascii="Times New Roman" w:hAnsi="Times New Roman" w:cs="Times New Roman"/>
          <w:bCs/>
          <w:sz w:val="24"/>
          <w:szCs w:val="24"/>
          <w:rPrChange w:id="1566" w:author="Usman Sohail" w:date="2020-05-22T05:18:00Z">
            <w:rPr>
              <w:moveFrom w:id="1567" w:author="Usman Sohail" w:date="2020-05-22T04:56:00Z"/>
              <w:rFonts w:ascii="Times New Roman" w:hAnsi="Times New Roman" w:cs="Times New Roman"/>
              <w:bCs/>
              <w:sz w:val="19"/>
            </w:rPr>
          </w:rPrChange>
        </w:rPr>
      </w:pPr>
      <w:moveFrom w:id="1568" w:author="Usman Sohail" w:date="2020-05-22T04:56:00Z">
        <w:r w:rsidRPr="001317C4" w:rsidDel="00EC2A36">
          <w:rPr>
            <w:rFonts w:ascii="Times New Roman" w:hAnsi="Times New Roman" w:cs="Times New Roman"/>
            <w:bCs/>
            <w:sz w:val="24"/>
            <w:szCs w:val="24"/>
            <w:rPrChange w:id="1569" w:author="Usman Sohail" w:date="2020-05-22T05:18:00Z">
              <w:rPr>
                <w:rFonts w:ascii="Times New Roman" w:hAnsi="Times New Roman" w:cs="Times New Roman"/>
                <w:bCs/>
                <w:sz w:val="19"/>
              </w:rPr>
            </w:rPrChange>
          </w:rPr>
          <w:t>The confusion matrix of neural network trained using maximum pooling is as follows:</w:t>
        </w:r>
      </w:moveFrom>
    </w:p>
    <w:p w14:paraId="0DE34459" w14:textId="150F7DE4" w:rsidR="00E82921" w:rsidRPr="001317C4" w:rsidDel="00EC2A36" w:rsidRDefault="00E82921">
      <w:pPr>
        <w:pStyle w:val="BodyText"/>
        <w:spacing w:before="8"/>
        <w:rPr>
          <w:moveFrom w:id="1570" w:author="Usman Sohail" w:date="2020-05-22T04:58:00Z"/>
          <w:rFonts w:ascii="Times New Roman" w:hAnsi="Times New Roman" w:cs="Times New Roman"/>
          <w:bCs/>
          <w:sz w:val="24"/>
          <w:szCs w:val="24"/>
          <w:rPrChange w:id="1571" w:author="Usman Sohail" w:date="2020-05-22T05:18:00Z">
            <w:rPr>
              <w:moveFrom w:id="1572" w:author="Usman Sohail" w:date="2020-05-22T04:58:00Z"/>
              <w:rFonts w:ascii="Times New Roman" w:hAnsi="Times New Roman" w:cs="Times New Roman"/>
              <w:bCs/>
              <w:sz w:val="19"/>
            </w:rPr>
          </w:rPrChange>
        </w:rPr>
      </w:pPr>
      <w:moveFromRangeStart w:id="1573" w:author="Usman Sohail" w:date="2020-05-22T04:58:00Z" w:name="move41015897"/>
      <w:moveFromRangeEnd w:id="1536"/>
      <w:moveFrom w:id="1574" w:author="Usman Sohail" w:date="2020-05-22T04:58:00Z">
        <w:r w:rsidRPr="001317C4" w:rsidDel="00EC2A36">
          <w:rPr>
            <w:rFonts w:ascii="Times New Roman" w:hAnsi="Times New Roman" w:cs="Times New Roman"/>
            <w:bCs/>
            <w:noProof/>
            <w:sz w:val="24"/>
            <w:szCs w:val="24"/>
            <w:rPrChange w:id="1575" w:author="Usman Sohail" w:date="2020-05-22T05:18:00Z">
              <w:rPr>
                <w:rFonts w:ascii="Times New Roman" w:hAnsi="Times New Roman" w:cs="Times New Roman"/>
                <w:bCs/>
                <w:noProof/>
                <w:sz w:val="19"/>
              </w:rPr>
            </w:rPrChange>
          </w:rPr>
          <w:drawing>
            <wp:inline distT="0" distB="0" distL="0" distR="0" wp14:anchorId="6D47BE18" wp14:editId="59A936D8">
              <wp:extent cx="5562600" cy="5326380"/>
              <wp:effectExtent l="0" t="0" r="0" b="0"/>
              <wp:docPr id="6" name="Picture 6" descr="C:\Users\Dyass\AppData\Local\Microsoft\Windows\INetCache\Content.MSO\48623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ass\AppData\Local\Microsoft\Windows\INetCache\Content.MSO\48623BC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5326380"/>
                      </a:xfrm>
                      <a:prstGeom prst="rect">
                        <a:avLst/>
                      </a:prstGeom>
                      <a:noFill/>
                      <a:ln>
                        <a:noFill/>
                      </a:ln>
                    </pic:spPr>
                  </pic:pic>
                </a:graphicData>
              </a:graphic>
            </wp:inline>
          </w:drawing>
        </w:r>
      </w:moveFrom>
    </w:p>
    <w:p w14:paraId="08DEBA07" w14:textId="5070D5D6" w:rsidR="00E82921" w:rsidRPr="001317C4" w:rsidDel="008B45F4" w:rsidRDefault="00E82921">
      <w:pPr>
        <w:pStyle w:val="BodyText"/>
        <w:spacing w:before="8"/>
        <w:rPr>
          <w:del w:id="1576" w:author="Usman Sohail" w:date="2020-05-22T04:59:00Z"/>
          <w:moveFrom w:id="1577" w:author="Usman Sohail" w:date="2020-05-22T04:58:00Z"/>
          <w:rFonts w:ascii="Times New Roman" w:hAnsi="Times New Roman" w:cs="Times New Roman"/>
          <w:bCs/>
          <w:sz w:val="24"/>
          <w:szCs w:val="24"/>
          <w:rPrChange w:id="1578" w:author="Usman Sohail" w:date="2020-05-22T05:18:00Z">
            <w:rPr>
              <w:del w:id="1579" w:author="Usman Sohail" w:date="2020-05-22T04:59:00Z"/>
              <w:moveFrom w:id="1580" w:author="Usman Sohail" w:date="2020-05-22T04:58:00Z"/>
              <w:rFonts w:ascii="Times New Roman" w:hAnsi="Times New Roman" w:cs="Times New Roman"/>
              <w:bCs/>
              <w:sz w:val="19"/>
            </w:rPr>
          </w:rPrChange>
        </w:rPr>
      </w:pPr>
      <w:moveFrom w:id="1581" w:author="Usman Sohail" w:date="2020-05-22T04:58:00Z">
        <w:r w:rsidRPr="001317C4" w:rsidDel="00EC2A36">
          <w:rPr>
            <w:rFonts w:ascii="Times New Roman" w:hAnsi="Times New Roman" w:cs="Times New Roman"/>
            <w:bCs/>
            <w:sz w:val="24"/>
            <w:szCs w:val="24"/>
            <w:rPrChange w:id="1582" w:author="Usman Sohail" w:date="2020-05-22T05:18:00Z">
              <w:rPr>
                <w:rFonts w:ascii="Times New Roman" w:hAnsi="Times New Roman" w:cs="Times New Roman"/>
                <w:bCs/>
                <w:sz w:val="19"/>
              </w:rPr>
            </w:rPrChange>
          </w:rPr>
          <w:t>One possible explanation is that average pooling takes the maximum of the vector and that word is contributing towards the overall sentiment of that twee</w:t>
        </w:r>
        <w:del w:id="1583" w:author="Usman Sohail" w:date="2020-05-22T04:59:00Z">
          <w:r w:rsidRPr="001317C4" w:rsidDel="008B45F4">
            <w:rPr>
              <w:rFonts w:ascii="Times New Roman" w:hAnsi="Times New Roman" w:cs="Times New Roman"/>
              <w:bCs/>
              <w:sz w:val="24"/>
              <w:szCs w:val="24"/>
              <w:rPrChange w:id="1584" w:author="Usman Sohail" w:date="2020-05-22T05:18:00Z">
                <w:rPr>
                  <w:rFonts w:ascii="Times New Roman" w:hAnsi="Times New Roman" w:cs="Times New Roman"/>
                  <w:bCs/>
                  <w:sz w:val="19"/>
                </w:rPr>
              </w:rPrChange>
            </w:rPr>
            <w:delText>t.</w:delText>
          </w:r>
        </w:del>
      </w:moveFrom>
    </w:p>
    <w:moveFromRangeEnd w:id="1573"/>
    <w:p w14:paraId="7EDE8472" w14:textId="7845C4DB" w:rsidR="00E82921" w:rsidRPr="001317C4" w:rsidDel="008B45F4" w:rsidRDefault="00E82921">
      <w:pPr>
        <w:pStyle w:val="BodyText"/>
        <w:spacing w:before="8"/>
        <w:rPr>
          <w:del w:id="1585" w:author="Usman Sohail" w:date="2020-05-22T04:59:00Z"/>
          <w:rFonts w:ascii="Times New Roman" w:hAnsi="Times New Roman" w:cs="Times New Roman"/>
          <w:bCs/>
          <w:sz w:val="24"/>
          <w:szCs w:val="24"/>
          <w:rPrChange w:id="1586" w:author="Usman Sohail" w:date="2020-05-22T05:18:00Z">
            <w:rPr>
              <w:del w:id="1587" w:author="Usman Sohail" w:date="2020-05-22T04:59:00Z"/>
              <w:rFonts w:ascii="Times New Roman" w:hAnsi="Times New Roman" w:cs="Times New Roman"/>
              <w:bCs/>
              <w:sz w:val="19"/>
            </w:rPr>
          </w:rPrChange>
        </w:rPr>
      </w:pPr>
    </w:p>
    <w:p w14:paraId="720575F7" w14:textId="5C15C8AE" w:rsidR="00E82921" w:rsidRPr="001317C4" w:rsidDel="00E764F2" w:rsidRDefault="00E82921">
      <w:pPr>
        <w:pStyle w:val="Heading2"/>
        <w:tabs>
          <w:tab w:val="left" w:pos="732"/>
          <w:tab w:val="left" w:pos="733"/>
        </w:tabs>
        <w:rPr>
          <w:del w:id="1588" w:author="Usman Sohail" w:date="2020-05-22T04:59:00Z"/>
          <w:rFonts w:ascii="Times New Roman" w:hAnsi="Times New Roman" w:cs="Times New Roman"/>
        </w:rPr>
        <w:pPrChange w:id="1589" w:author="Usman Sohail" w:date="2020-05-22T04:59:00Z">
          <w:pPr>
            <w:pStyle w:val="Heading2"/>
            <w:numPr>
              <w:ilvl w:val="1"/>
              <w:numId w:val="19"/>
            </w:numPr>
            <w:tabs>
              <w:tab w:val="left" w:pos="732"/>
              <w:tab w:val="left" w:pos="733"/>
            </w:tabs>
            <w:ind w:left="360" w:hanging="360"/>
          </w:pPr>
        </w:pPrChange>
      </w:pPr>
      <w:del w:id="1590" w:author="Usman Sohail" w:date="2020-05-22T04:59:00Z">
        <w:r w:rsidRPr="001317C4" w:rsidDel="008B45F4">
          <w:rPr>
            <w:rFonts w:ascii="Times New Roman" w:hAnsi="Times New Roman" w:cs="Times New Roman"/>
            <w:b w:val="0"/>
            <w:bCs w:val="0"/>
          </w:rPr>
          <w:delText>RNN</w:delText>
        </w:r>
      </w:del>
    </w:p>
    <w:p w14:paraId="2A54A32A" w14:textId="77777777" w:rsidR="004A33FF" w:rsidRPr="001317C4" w:rsidDel="008B45F4" w:rsidRDefault="004A33FF">
      <w:pPr>
        <w:pStyle w:val="Heading2"/>
        <w:tabs>
          <w:tab w:val="left" w:pos="732"/>
          <w:tab w:val="left" w:pos="733"/>
        </w:tabs>
        <w:rPr>
          <w:del w:id="1591" w:author="Usman Sohail" w:date="2020-05-22T04:59:00Z"/>
          <w:rFonts w:ascii="Times New Roman" w:hAnsi="Times New Roman" w:cs="Times New Roman"/>
        </w:rPr>
        <w:pPrChange w:id="1592" w:author="Usman Sohail" w:date="2020-05-22T04:59:00Z">
          <w:pPr>
            <w:pStyle w:val="Heading2"/>
            <w:tabs>
              <w:tab w:val="left" w:pos="732"/>
              <w:tab w:val="left" w:pos="733"/>
            </w:tabs>
            <w:ind w:left="0" w:firstLine="0"/>
          </w:pPr>
        </w:pPrChange>
      </w:pPr>
    </w:p>
    <w:p w14:paraId="279DF67A" w14:textId="5DEC8038" w:rsidR="00E82921" w:rsidRPr="001317C4" w:rsidRDefault="004A33FF">
      <w:pPr>
        <w:pStyle w:val="BodyText"/>
        <w:spacing w:before="8"/>
        <w:rPr>
          <w:rFonts w:ascii="Times New Roman" w:hAnsi="Times New Roman" w:cs="Times New Roman"/>
          <w:bCs/>
          <w:sz w:val="24"/>
          <w:szCs w:val="24"/>
          <w:rPrChange w:id="1593" w:author="Usman Sohail" w:date="2020-05-22T05:18:00Z">
            <w:rPr>
              <w:rFonts w:ascii="Times New Roman" w:hAnsi="Times New Roman" w:cs="Times New Roman"/>
              <w:bCs/>
            </w:rPr>
          </w:rPrChange>
        </w:rPr>
      </w:pPr>
      <w:r w:rsidRPr="001317C4">
        <w:rPr>
          <w:rFonts w:ascii="Times New Roman" w:hAnsi="Times New Roman" w:cs="Times New Roman"/>
          <w:bCs/>
          <w:sz w:val="24"/>
          <w:szCs w:val="24"/>
          <w:rPrChange w:id="1594" w:author="Usman Sohail" w:date="2020-05-22T05:18:00Z">
            <w:rPr>
              <w:rFonts w:ascii="Times New Roman" w:hAnsi="Times New Roman" w:cs="Times New Roman"/>
              <w:bCs/>
              <w:sz w:val="19"/>
            </w:rPr>
          </w:rPrChange>
        </w:rPr>
        <w:t>We trained four recurrent neur</w:t>
      </w:r>
      <w:r w:rsidRPr="001317C4">
        <w:rPr>
          <w:rFonts w:ascii="Times New Roman" w:hAnsi="Times New Roman" w:cs="Times New Roman"/>
          <w:bCs/>
          <w:sz w:val="24"/>
          <w:szCs w:val="24"/>
          <w:rPrChange w:id="1595" w:author="Usman Sohail" w:date="2020-05-22T05:18:00Z">
            <w:rPr>
              <w:rFonts w:ascii="Times New Roman" w:hAnsi="Times New Roman" w:cs="Times New Roman"/>
              <w:bCs/>
            </w:rPr>
          </w:rPrChange>
        </w:rPr>
        <w:t xml:space="preserve">al networks using LSTM, GRU, Simple RNN and Bi LSTM. The GRU model outperforms the rest of the models with 66.67% accuracy. The most possible explanations for this </w:t>
      </w:r>
      <w:r w:rsidR="00C83859" w:rsidRPr="001317C4">
        <w:rPr>
          <w:rFonts w:ascii="Times New Roman" w:hAnsi="Times New Roman" w:cs="Times New Roman"/>
          <w:bCs/>
          <w:sz w:val="24"/>
          <w:szCs w:val="24"/>
          <w:rPrChange w:id="1596" w:author="Usman Sohail" w:date="2020-05-22T05:18:00Z">
            <w:rPr>
              <w:rFonts w:ascii="Times New Roman" w:hAnsi="Times New Roman" w:cs="Times New Roman"/>
              <w:bCs/>
            </w:rPr>
          </w:rPrChange>
        </w:rPr>
        <w:t>are</w:t>
      </w:r>
      <w:r w:rsidRPr="001317C4">
        <w:rPr>
          <w:rFonts w:ascii="Times New Roman" w:hAnsi="Times New Roman" w:cs="Times New Roman"/>
          <w:bCs/>
          <w:sz w:val="24"/>
          <w:szCs w:val="24"/>
          <w:rPrChange w:id="1597" w:author="Usman Sohail" w:date="2020-05-22T05:18:00Z">
            <w:rPr>
              <w:rFonts w:ascii="Times New Roman" w:hAnsi="Times New Roman" w:cs="Times New Roman"/>
              <w:bCs/>
            </w:rPr>
          </w:rPrChange>
        </w:rPr>
        <w:t xml:space="preserve"> that GRU is better at capturing dependencies</w:t>
      </w:r>
      <w:r w:rsidR="00C83859" w:rsidRPr="001317C4">
        <w:rPr>
          <w:rFonts w:ascii="Times New Roman" w:hAnsi="Times New Roman" w:cs="Times New Roman"/>
          <w:bCs/>
          <w:sz w:val="24"/>
          <w:szCs w:val="24"/>
          <w:rPrChange w:id="1598" w:author="Usman Sohail" w:date="2020-05-22T05:18:00Z">
            <w:rPr>
              <w:rFonts w:ascii="Times New Roman" w:hAnsi="Times New Roman" w:cs="Times New Roman"/>
              <w:bCs/>
            </w:rPr>
          </w:rPrChange>
        </w:rPr>
        <w:t xml:space="preserve"> but is simpler than LSTM and BI-LSTM. The confusion matrices of GRU is as follows:</w:t>
      </w:r>
    </w:p>
    <w:p w14:paraId="54FFC7EC" w14:textId="73A591EE" w:rsidR="00C83859" w:rsidRPr="00963407" w:rsidRDefault="00C83859">
      <w:pPr>
        <w:pStyle w:val="BodyText"/>
        <w:spacing w:before="8"/>
        <w:rPr>
          <w:rFonts w:ascii="Times New Roman" w:hAnsi="Times New Roman" w:cs="Times New Roman"/>
          <w:bCs/>
        </w:rPr>
      </w:pPr>
    </w:p>
    <w:p w14:paraId="31DC5890" w14:textId="288F62E1" w:rsidR="00C83859" w:rsidRPr="00963407" w:rsidRDefault="00C83859">
      <w:pPr>
        <w:pStyle w:val="BodyText"/>
        <w:spacing w:before="8"/>
        <w:jc w:val="center"/>
        <w:rPr>
          <w:rFonts w:ascii="Times New Roman" w:hAnsi="Times New Roman" w:cs="Times New Roman"/>
          <w:bCs/>
        </w:rPr>
        <w:pPrChange w:id="1599" w:author="Usman Sohail" w:date="2020-05-22T05:00:00Z">
          <w:pPr>
            <w:pStyle w:val="BodyText"/>
            <w:spacing w:before="8"/>
          </w:pPr>
        </w:pPrChange>
      </w:pPr>
      <w:r w:rsidRPr="00963407">
        <w:rPr>
          <w:rFonts w:ascii="Times New Roman" w:hAnsi="Times New Roman" w:cs="Times New Roman"/>
          <w:bCs/>
          <w:noProof/>
        </w:rPr>
        <w:drawing>
          <wp:inline distT="0" distB="0" distL="0" distR="0" wp14:anchorId="0C235E53" wp14:editId="3B59DF81">
            <wp:extent cx="4671060" cy="3458531"/>
            <wp:effectExtent l="0" t="0" r="0" b="8890"/>
            <wp:docPr id="17" name="Picture 17" descr="C:\Users\Dyass\AppData\Local\Microsoft\Windows\INetCache\Content.MSO\EC938E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yass\AppData\Local\Microsoft\Windows\INetCache\Content.MSO\EC938EF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5721" cy="3469386"/>
                    </a:xfrm>
                    <a:prstGeom prst="rect">
                      <a:avLst/>
                    </a:prstGeom>
                    <a:noFill/>
                    <a:ln>
                      <a:noFill/>
                    </a:ln>
                  </pic:spPr>
                </pic:pic>
              </a:graphicData>
            </a:graphic>
          </wp:inline>
        </w:drawing>
      </w:r>
    </w:p>
    <w:p w14:paraId="1FD11AB9" w14:textId="0BC42481" w:rsidR="00C83859" w:rsidRPr="00963407" w:rsidRDefault="00C83859">
      <w:pPr>
        <w:pStyle w:val="BodyText"/>
        <w:spacing w:before="8"/>
        <w:rPr>
          <w:rFonts w:ascii="Times New Roman" w:hAnsi="Times New Roman" w:cs="Times New Roman"/>
          <w:bCs/>
        </w:rPr>
      </w:pPr>
    </w:p>
    <w:p w14:paraId="7EB92F11" w14:textId="7EBCB70F" w:rsidR="00C83859" w:rsidRPr="00963407" w:rsidRDefault="00C83859">
      <w:pPr>
        <w:pStyle w:val="BodyText"/>
        <w:spacing w:before="8"/>
        <w:rPr>
          <w:rFonts w:ascii="Times New Roman" w:hAnsi="Times New Roman" w:cs="Times New Roman"/>
          <w:bCs/>
        </w:rPr>
      </w:pPr>
      <w:r w:rsidRPr="00B21B2E">
        <w:rPr>
          <w:rFonts w:ascii="Times New Roman" w:hAnsi="Times New Roman" w:cs="Times New Roman"/>
          <w:bCs/>
          <w:sz w:val="24"/>
          <w:szCs w:val="24"/>
          <w:rPrChange w:id="1600" w:author="Usman Sohail" w:date="2020-05-22T05:00:00Z">
            <w:rPr>
              <w:rFonts w:ascii="Times New Roman" w:hAnsi="Times New Roman" w:cs="Times New Roman"/>
              <w:bCs/>
            </w:rPr>
          </w:rPrChange>
        </w:rPr>
        <w:t>The confusion matrix for LSTM is as follows:</w:t>
      </w:r>
    </w:p>
    <w:p w14:paraId="28C7AB38" w14:textId="0F00450F" w:rsidR="00C83859" w:rsidRPr="00963407" w:rsidRDefault="00C83859">
      <w:pPr>
        <w:pStyle w:val="BodyText"/>
        <w:spacing w:before="8"/>
        <w:rPr>
          <w:rFonts w:ascii="Times New Roman" w:hAnsi="Times New Roman" w:cs="Times New Roman"/>
          <w:bCs/>
        </w:rPr>
      </w:pPr>
    </w:p>
    <w:p w14:paraId="18660F64" w14:textId="51D1C1AD" w:rsidR="00C83859" w:rsidRPr="00963407" w:rsidRDefault="00C83859">
      <w:pPr>
        <w:pStyle w:val="BodyText"/>
        <w:spacing w:before="8"/>
        <w:jc w:val="center"/>
        <w:rPr>
          <w:rFonts w:ascii="Times New Roman" w:hAnsi="Times New Roman" w:cs="Times New Roman"/>
          <w:bCs/>
        </w:rPr>
        <w:pPrChange w:id="1601" w:author="Usman Sohail" w:date="2020-05-22T05:00:00Z">
          <w:pPr>
            <w:pStyle w:val="BodyText"/>
            <w:spacing w:before="8"/>
          </w:pPr>
        </w:pPrChange>
      </w:pPr>
      <w:r w:rsidRPr="00963407">
        <w:rPr>
          <w:rFonts w:ascii="Times New Roman" w:hAnsi="Times New Roman" w:cs="Times New Roman"/>
          <w:bCs/>
          <w:noProof/>
        </w:rPr>
        <w:drawing>
          <wp:inline distT="0" distB="0" distL="0" distR="0" wp14:anchorId="79734B48" wp14:editId="6304F3AC">
            <wp:extent cx="4678680" cy="3464173"/>
            <wp:effectExtent l="0" t="0" r="7620" b="3175"/>
            <wp:docPr id="18" name="Picture 18" descr="C:\Users\Dyass\AppData\Local\Microsoft\Windows\INetCache\Content.MSO\F194A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ass\AppData\Local\Microsoft\Windows\INetCache\Content.MSO\F194A118.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6175" cy="3491935"/>
                    </a:xfrm>
                    <a:prstGeom prst="rect">
                      <a:avLst/>
                    </a:prstGeom>
                    <a:noFill/>
                    <a:ln>
                      <a:noFill/>
                    </a:ln>
                  </pic:spPr>
                </pic:pic>
              </a:graphicData>
            </a:graphic>
          </wp:inline>
        </w:drawing>
      </w:r>
    </w:p>
    <w:p w14:paraId="76FFE4F5" w14:textId="68CDB88C" w:rsidR="00C83859" w:rsidRPr="00B21B2E" w:rsidDel="00B21B2E" w:rsidRDefault="00C83859">
      <w:pPr>
        <w:pStyle w:val="BodyText"/>
        <w:spacing w:before="8"/>
        <w:rPr>
          <w:del w:id="1602" w:author="Usman Sohail" w:date="2020-05-22T05:01:00Z"/>
          <w:rFonts w:ascii="Times New Roman" w:hAnsi="Times New Roman" w:cs="Times New Roman"/>
          <w:bCs/>
          <w:sz w:val="24"/>
          <w:szCs w:val="24"/>
          <w:rPrChange w:id="1603" w:author="Usman Sohail" w:date="2020-05-22T05:01:00Z">
            <w:rPr>
              <w:del w:id="1604" w:author="Usman Sohail" w:date="2020-05-22T05:01:00Z"/>
              <w:rFonts w:ascii="Times New Roman" w:hAnsi="Times New Roman" w:cs="Times New Roman"/>
              <w:bCs/>
            </w:rPr>
          </w:rPrChange>
        </w:rPr>
      </w:pPr>
    </w:p>
    <w:p w14:paraId="372DC08E" w14:textId="20D3B7BA" w:rsidR="00C83859" w:rsidRPr="00B21B2E" w:rsidRDefault="00C83859">
      <w:pPr>
        <w:pStyle w:val="BodyText"/>
        <w:spacing w:before="8"/>
        <w:rPr>
          <w:rFonts w:ascii="Times New Roman" w:hAnsi="Times New Roman" w:cs="Times New Roman"/>
          <w:bCs/>
          <w:sz w:val="24"/>
          <w:szCs w:val="24"/>
          <w:rPrChange w:id="1605" w:author="Usman Sohail" w:date="2020-05-22T05:01:00Z">
            <w:rPr>
              <w:rFonts w:ascii="Times New Roman" w:hAnsi="Times New Roman" w:cs="Times New Roman"/>
              <w:bCs/>
            </w:rPr>
          </w:rPrChange>
        </w:rPr>
      </w:pPr>
      <w:r w:rsidRPr="00B21B2E">
        <w:rPr>
          <w:rFonts w:ascii="Times New Roman" w:hAnsi="Times New Roman" w:cs="Times New Roman"/>
          <w:bCs/>
          <w:sz w:val="24"/>
          <w:szCs w:val="24"/>
          <w:rPrChange w:id="1606" w:author="Usman Sohail" w:date="2020-05-22T05:01:00Z">
            <w:rPr>
              <w:rFonts w:ascii="Times New Roman" w:hAnsi="Times New Roman" w:cs="Times New Roman"/>
              <w:bCs/>
            </w:rPr>
          </w:rPrChange>
        </w:rPr>
        <w:t>The confusion matrix for simple RNN is as follows:</w:t>
      </w:r>
    </w:p>
    <w:p w14:paraId="753C0F04" w14:textId="1C19125A" w:rsidR="00C83859" w:rsidRPr="00963407" w:rsidRDefault="00C83859">
      <w:pPr>
        <w:pStyle w:val="BodyText"/>
        <w:spacing w:before="8"/>
        <w:rPr>
          <w:rFonts w:ascii="Times New Roman" w:hAnsi="Times New Roman" w:cs="Times New Roman"/>
          <w:bCs/>
        </w:rPr>
      </w:pPr>
    </w:p>
    <w:p w14:paraId="08E1D0F4" w14:textId="34D86610" w:rsidR="00C83859" w:rsidRPr="00963407" w:rsidRDefault="00C83859">
      <w:pPr>
        <w:pStyle w:val="BodyText"/>
        <w:spacing w:before="8"/>
        <w:jc w:val="center"/>
        <w:rPr>
          <w:rFonts w:ascii="Times New Roman" w:hAnsi="Times New Roman" w:cs="Times New Roman"/>
          <w:bCs/>
        </w:rPr>
        <w:pPrChange w:id="1607" w:author="Usman Sohail" w:date="2020-05-22T05:01:00Z">
          <w:pPr>
            <w:pStyle w:val="BodyText"/>
            <w:spacing w:before="8"/>
          </w:pPr>
        </w:pPrChange>
      </w:pPr>
      <w:r w:rsidRPr="00963407">
        <w:rPr>
          <w:rFonts w:ascii="Times New Roman" w:hAnsi="Times New Roman" w:cs="Times New Roman"/>
          <w:bCs/>
          <w:noProof/>
        </w:rPr>
        <w:drawing>
          <wp:inline distT="0" distB="0" distL="0" distR="0" wp14:anchorId="18058F60" wp14:editId="21D03FD2">
            <wp:extent cx="4701540" cy="3496281"/>
            <wp:effectExtent l="0" t="0" r="3810" b="9525"/>
            <wp:docPr id="19" name="Picture 19" descr="C:\Users\Dyass\AppData\Local\Microsoft\Windows\INetCache\Content.MSO\4A5C5E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ass\AppData\Local\Microsoft\Windows\INetCache\Content.MSO\4A5C5EE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9868" cy="3532220"/>
                    </a:xfrm>
                    <a:prstGeom prst="rect">
                      <a:avLst/>
                    </a:prstGeom>
                    <a:noFill/>
                    <a:ln>
                      <a:noFill/>
                    </a:ln>
                  </pic:spPr>
                </pic:pic>
              </a:graphicData>
            </a:graphic>
          </wp:inline>
        </w:drawing>
      </w:r>
    </w:p>
    <w:p w14:paraId="6CD03646" w14:textId="0AB0E934" w:rsidR="00C83859" w:rsidRPr="00B21B2E" w:rsidDel="00B21B2E" w:rsidRDefault="00C83859">
      <w:pPr>
        <w:pStyle w:val="BodyText"/>
        <w:spacing w:before="8"/>
        <w:rPr>
          <w:del w:id="1608" w:author="Usman Sohail" w:date="2020-05-22T05:01:00Z"/>
          <w:rFonts w:ascii="Times New Roman" w:hAnsi="Times New Roman" w:cs="Times New Roman"/>
          <w:bCs/>
          <w:sz w:val="24"/>
          <w:szCs w:val="24"/>
          <w:rPrChange w:id="1609" w:author="Usman Sohail" w:date="2020-05-22T05:01:00Z">
            <w:rPr>
              <w:del w:id="1610" w:author="Usman Sohail" w:date="2020-05-22T05:01:00Z"/>
              <w:rFonts w:ascii="Times New Roman" w:hAnsi="Times New Roman" w:cs="Times New Roman"/>
              <w:bCs/>
            </w:rPr>
          </w:rPrChange>
        </w:rPr>
      </w:pPr>
      <w:r w:rsidRPr="00B21B2E">
        <w:rPr>
          <w:rFonts w:ascii="Times New Roman" w:hAnsi="Times New Roman" w:cs="Times New Roman"/>
          <w:bCs/>
          <w:sz w:val="24"/>
          <w:szCs w:val="24"/>
          <w:rPrChange w:id="1611" w:author="Usman Sohail" w:date="2020-05-22T05:01:00Z">
            <w:rPr>
              <w:rFonts w:ascii="Times New Roman" w:hAnsi="Times New Roman" w:cs="Times New Roman"/>
              <w:bCs/>
            </w:rPr>
          </w:rPrChange>
        </w:rPr>
        <w:t>Clearly it performed worse as it is not better at capturing long-term dependencies and suffers from the exploding gradient problem.</w:t>
      </w:r>
    </w:p>
    <w:p w14:paraId="2BF3F42F" w14:textId="48EB7C1A" w:rsidR="00C83859" w:rsidRPr="00B21B2E" w:rsidRDefault="00C83859">
      <w:pPr>
        <w:pStyle w:val="BodyText"/>
        <w:spacing w:before="8"/>
        <w:rPr>
          <w:rFonts w:ascii="Times New Roman" w:hAnsi="Times New Roman" w:cs="Times New Roman"/>
          <w:bCs/>
          <w:sz w:val="24"/>
          <w:szCs w:val="24"/>
          <w:rPrChange w:id="1612" w:author="Usman Sohail" w:date="2020-05-22T05:01:00Z">
            <w:rPr>
              <w:rFonts w:ascii="Times New Roman" w:hAnsi="Times New Roman" w:cs="Times New Roman"/>
              <w:bCs/>
            </w:rPr>
          </w:rPrChange>
        </w:rPr>
      </w:pPr>
    </w:p>
    <w:p w14:paraId="0D04C0CC" w14:textId="0A65134D" w:rsidR="00C83859" w:rsidRPr="00B21B2E" w:rsidRDefault="00C83859">
      <w:pPr>
        <w:pStyle w:val="BodyText"/>
        <w:spacing w:before="8"/>
        <w:rPr>
          <w:rFonts w:ascii="Times New Roman" w:hAnsi="Times New Roman" w:cs="Times New Roman"/>
          <w:bCs/>
          <w:sz w:val="24"/>
          <w:szCs w:val="24"/>
          <w:rPrChange w:id="1613" w:author="Usman Sohail" w:date="2020-05-22T05:01:00Z">
            <w:rPr>
              <w:rFonts w:ascii="Times New Roman" w:hAnsi="Times New Roman" w:cs="Times New Roman"/>
              <w:bCs/>
            </w:rPr>
          </w:rPrChange>
        </w:rPr>
      </w:pPr>
    </w:p>
    <w:p w14:paraId="62A2257F" w14:textId="1BA37BF7" w:rsidR="00C83859" w:rsidRDefault="00C83859">
      <w:pPr>
        <w:pStyle w:val="BodyText"/>
        <w:spacing w:before="8"/>
        <w:rPr>
          <w:ins w:id="1614" w:author="Usman Sohail" w:date="2020-05-22T05:01:00Z"/>
          <w:rFonts w:ascii="Times New Roman" w:hAnsi="Times New Roman" w:cs="Times New Roman"/>
          <w:bCs/>
          <w:sz w:val="24"/>
          <w:szCs w:val="24"/>
        </w:rPr>
      </w:pPr>
      <w:r w:rsidRPr="00B21B2E">
        <w:rPr>
          <w:rFonts w:ascii="Times New Roman" w:hAnsi="Times New Roman" w:cs="Times New Roman"/>
          <w:bCs/>
          <w:sz w:val="24"/>
          <w:szCs w:val="24"/>
          <w:rPrChange w:id="1615" w:author="Usman Sohail" w:date="2020-05-22T05:01:00Z">
            <w:rPr>
              <w:rFonts w:ascii="Times New Roman" w:hAnsi="Times New Roman" w:cs="Times New Roman"/>
              <w:bCs/>
            </w:rPr>
          </w:rPrChange>
        </w:rPr>
        <w:t>The confusion matrix for Bi-LSTM is as follows:</w:t>
      </w:r>
    </w:p>
    <w:p w14:paraId="69D769E0" w14:textId="77777777" w:rsidR="00B21B2E" w:rsidRPr="00B21B2E" w:rsidRDefault="00B21B2E">
      <w:pPr>
        <w:pStyle w:val="BodyText"/>
        <w:spacing w:before="8"/>
        <w:rPr>
          <w:rFonts w:ascii="Times New Roman" w:hAnsi="Times New Roman" w:cs="Times New Roman"/>
          <w:bCs/>
          <w:sz w:val="24"/>
          <w:szCs w:val="24"/>
          <w:rPrChange w:id="1616" w:author="Usman Sohail" w:date="2020-05-22T05:01:00Z">
            <w:rPr>
              <w:rFonts w:ascii="Times New Roman" w:hAnsi="Times New Roman" w:cs="Times New Roman"/>
              <w:bCs/>
            </w:rPr>
          </w:rPrChange>
        </w:rPr>
      </w:pPr>
    </w:p>
    <w:p w14:paraId="4DC2597A" w14:textId="3F043CA7" w:rsidR="00C83859" w:rsidRPr="00963407" w:rsidRDefault="00B54597">
      <w:pPr>
        <w:pStyle w:val="BodyText"/>
        <w:spacing w:before="8"/>
        <w:jc w:val="center"/>
        <w:rPr>
          <w:rFonts w:ascii="Times New Roman" w:hAnsi="Times New Roman" w:cs="Times New Roman"/>
          <w:bCs/>
        </w:rPr>
        <w:pPrChange w:id="1617" w:author="Usman Sohail" w:date="2020-05-22T05:01:00Z">
          <w:pPr>
            <w:pStyle w:val="BodyText"/>
            <w:spacing w:before="8"/>
          </w:pPr>
        </w:pPrChange>
      </w:pPr>
      <w:r w:rsidRPr="00963407">
        <w:rPr>
          <w:rFonts w:ascii="Times New Roman" w:hAnsi="Times New Roman" w:cs="Times New Roman"/>
          <w:bCs/>
          <w:noProof/>
        </w:rPr>
        <w:drawing>
          <wp:inline distT="0" distB="0" distL="0" distR="0" wp14:anchorId="6A13706C" wp14:editId="3C64A062">
            <wp:extent cx="4671060" cy="3458530"/>
            <wp:effectExtent l="0" t="0" r="0" b="8890"/>
            <wp:docPr id="20" name="Picture 20" descr="C:\Users\Dyass\AppData\Local\Microsoft\Windows\INetCache\Content.MSO\B57EB3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yass\AppData\Local\Microsoft\Windows\INetCache\Content.MSO\B57EB3E4.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7803" cy="3493139"/>
                    </a:xfrm>
                    <a:prstGeom prst="rect">
                      <a:avLst/>
                    </a:prstGeom>
                    <a:noFill/>
                    <a:ln>
                      <a:noFill/>
                    </a:ln>
                  </pic:spPr>
                </pic:pic>
              </a:graphicData>
            </a:graphic>
          </wp:inline>
        </w:drawing>
      </w:r>
    </w:p>
    <w:p w14:paraId="7F6967B0" w14:textId="77777777" w:rsidR="00B54855" w:rsidRPr="00963407" w:rsidRDefault="00B54855">
      <w:pPr>
        <w:pStyle w:val="BodyText"/>
        <w:rPr>
          <w:rFonts w:ascii="Times New Roman" w:hAnsi="Times New Roman" w:cs="Times New Roman"/>
          <w:sz w:val="24"/>
        </w:rPr>
      </w:pPr>
    </w:p>
    <w:p w14:paraId="09BBB63D" w14:textId="089758D7" w:rsidR="00B54855" w:rsidRPr="00963407" w:rsidDel="00B21B2E" w:rsidRDefault="00B21B2E">
      <w:pPr>
        <w:pStyle w:val="BodyText"/>
        <w:spacing w:before="9"/>
        <w:rPr>
          <w:del w:id="1618" w:author="Usman Sohail" w:date="2020-05-22T05:02:00Z"/>
          <w:rFonts w:ascii="Times New Roman" w:hAnsi="Times New Roman" w:cs="Times New Roman"/>
          <w:sz w:val="31"/>
        </w:rPr>
      </w:pPr>
      <w:ins w:id="1619" w:author="Usman Sohail" w:date="2020-05-22T05:02:00Z">
        <w:r>
          <w:rPr>
            <w:rFonts w:ascii="Times New Roman" w:hAnsi="Times New Roman" w:cs="Times New Roman"/>
            <w:sz w:val="28"/>
            <w:szCs w:val="28"/>
          </w:rPr>
          <w:lastRenderedPageBreak/>
          <w:t xml:space="preserve">8 </w:t>
        </w:r>
      </w:ins>
      <w:ins w:id="1620" w:author="Usman Sohail" w:date="2020-05-22T05:03:00Z">
        <w:r>
          <w:rPr>
            <w:rFonts w:ascii="Times New Roman" w:hAnsi="Times New Roman" w:cs="Times New Roman"/>
            <w:sz w:val="28"/>
            <w:szCs w:val="28"/>
          </w:rPr>
          <w:t xml:space="preserve">   </w:t>
        </w:r>
      </w:ins>
    </w:p>
    <w:p w14:paraId="5D6B2DA8" w14:textId="7C14C8CE" w:rsidR="00ED5B8B" w:rsidRPr="00B21B2E" w:rsidRDefault="00ED5B8B">
      <w:pPr>
        <w:pStyle w:val="Heading2"/>
        <w:tabs>
          <w:tab w:val="left" w:pos="732"/>
          <w:tab w:val="left" w:pos="733"/>
        </w:tabs>
        <w:ind w:left="0" w:firstLine="0"/>
        <w:rPr>
          <w:rFonts w:ascii="Times New Roman" w:hAnsi="Times New Roman" w:cs="Times New Roman"/>
          <w:sz w:val="28"/>
          <w:szCs w:val="28"/>
          <w:rPrChange w:id="1621" w:author="Usman Sohail" w:date="2020-05-22T05:02:00Z">
            <w:rPr>
              <w:rFonts w:ascii="Times New Roman" w:hAnsi="Times New Roman" w:cs="Times New Roman"/>
            </w:rPr>
          </w:rPrChange>
        </w:rPr>
        <w:pPrChange w:id="1622" w:author="Usman Sohail" w:date="2020-05-22T05:02:00Z">
          <w:pPr>
            <w:pStyle w:val="Heading2"/>
            <w:numPr>
              <w:numId w:val="1"/>
            </w:numPr>
            <w:tabs>
              <w:tab w:val="left" w:pos="732"/>
              <w:tab w:val="left" w:pos="733"/>
            </w:tabs>
            <w:ind w:left="474" w:hanging="474"/>
          </w:pPr>
        </w:pPrChange>
      </w:pPr>
      <w:bookmarkStart w:id="1623" w:name="Results_and_Evaluation"/>
      <w:bookmarkEnd w:id="1623"/>
      <w:r w:rsidRPr="00B21B2E">
        <w:rPr>
          <w:rFonts w:ascii="Times New Roman" w:hAnsi="Times New Roman" w:cs="Times New Roman"/>
          <w:sz w:val="28"/>
          <w:szCs w:val="28"/>
          <w:rPrChange w:id="1624" w:author="Usman Sohail" w:date="2020-05-22T05:02:00Z">
            <w:rPr>
              <w:rFonts w:ascii="Times New Roman" w:hAnsi="Times New Roman" w:cs="Times New Roman"/>
            </w:rPr>
          </w:rPrChange>
        </w:rPr>
        <w:t>Future Work</w:t>
      </w:r>
      <w:ins w:id="1625" w:author="Usman Sohail" w:date="2020-05-22T05:06:00Z">
        <w:r w:rsidR="003020BA">
          <w:rPr>
            <w:rFonts w:ascii="Times New Roman" w:hAnsi="Times New Roman" w:cs="Times New Roman"/>
            <w:sz w:val="28"/>
            <w:szCs w:val="28"/>
          </w:rPr>
          <w:t>:</w:t>
        </w:r>
      </w:ins>
    </w:p>
    <w:p w14:paraId="4930D0A5" w14:textId="77777777" w:rsidR="00B21B2E" w:rsidRDefault="00B21B2E" w:rsidP="00B21B2E">
      <w:pPr>
        <w:pStyle w:val="BodyText"/>
        <w:rPr>
          <w:ins w:id="1626" w:author="Usman Sohail" w:date="2020-05-22T05:03:00Z"/>
          <w:rFonts w:ascii="Times New Roman" w:hAnsi="Times New Roman" w:cs="Times New Roman"/>
          <w:bCs/>
          <w:sz w:val="24"/>
          <w:szCs w:val="24"/>
        </w:rPr>
      </w:pPr>
    </w:p>
    <w:p w14:paraId="449585EA" w14:textId="3137EAA0" w:rsidR="00B54855" w:rsidRPr="00B21B2E" w:rsidRDefault="00ED5B8B">
      <w:pPr>
        <w:pStyle w:val="BodyText"/>
        <w:rPr>
          <w:rFonts w:ascii="Times New Roman" w:hAnsi="Times New Roman" w:cs="Times New Roman"/>
          <w:sz w:val="32"/>
          <w:szCs w:val="24"/>
          <w:rPrChange w:id="1627" w:author="Usman Sohail" w:date="2020-05-22T05:03:00Z">
            <w:rPr>
              <w:rFonts w:ascii="Times New Roman" w:hAnsi="Times New Roman" w:cs="Times New Roman"/>
              <w:sz w:val="24"/>
            </w:rPr>
          </w:rPrChange>
        </w:rPr>
      </w:pPr>
      <w:r w:rsidRPr="00B21B2E">
        <w:rPr>
          <w:rFonts w:ascii="Times New Roman" w:hAnsi="Times New Roman" w:cs="Times New Roman"/>
          <w:bCs/>
          <w:sz w:val="24"/>
          <w:szCs w:val="24"/>
          <w:rPrChange w:id="1628" w:author="Usman Sohail" w:date="2020-05-22T05:03:00Z">
            <w:rPr>
              <w:rFonts w:ascii="Times New Roman" w:hAnsi="Times New Roman" w:cs="Times New Roman"/>
              <w:bCs/>
            </w:rPr>
          </w:rPrChange>
        </w:rPr>
        <w:t>The learning ability of machine learning models depends on the quality of data available mainly. In future, we want to extract our own hate-speech data set using the twitter API. Moreover, we want to try more ensemble learning techniques such as AdaMax and AdaBoost. Furthermore, we want to train multiple inputs and single output neural network for classification.</w:t>
      </w:r>
    </w:p>
    <w:p w14:paraId="373F2B83" w14:textId="3C022C43" w:rsidR="00B54855" w:rsidRPr="00963407" w:rsidDel="00B21B2E" w:rsidRDefault="00B54855">
      <w:pPr>
        <w:pStyle w:val="BodyText"/>
        <w:spacing w:before="6"/>
        <w:rPr>
          <w:del w:id="1629" w:author="Usman Sohail" w:date="2020-05-22T05:03:00Z"/>
          <w:rFonts w:ascii="Times New Roman" w:hAnsi="Times New Roman" w:cs="Times New Roman"/>
          <w:sz w:val="28"/>
        </w:rPr>
      </w:pPr>
    </w:p>
    <w:p w14:paraId="4F096E71" w14:textId="77777777" w:rsidR="00B54855" w:rsidRPr="00963407" w:rsidDel="00B21B2E" w:rsidRDefault="00B54855">
      <w:pPr>
        <w:pStyle w:val="BodyText"/>
        <w:rPr>
          <w:del w:id="1630" w:author="Usman Sohail" w:date="2020-05-22T05:03:00Z"/>
          <w:rFonts w:ascii="Times New Roman" w:hAnsi="Times New Roman" w:cs="Times New Roman"/>
          <w:sz w:val="24"/>
        </w:rPr>
      </w:pPr>
      <w:bookmarkStart w:id="1631" w:name="Conclusion"/>
      <w:bookmarkEnd w:id="1631"/>
    </w:p>
    <w:p w14:paraId="37DEC961" w14:textId="77777777" w:rsidR="00B54855" w:rsidRPr="00963407" w:rsidRDefault="00B54855">
      <w:pPr>
        <w:pStyle w:val="BodyText"/>
        <w:spacing w:before="7"/>
        <w:rPr>
          <w:rFonts w:ascii="Times New Roman" w:hAnsi="Times New Roman" w:cs="Times New Roman"/>
          <w:sz w:val="18"/>
        </w:rPr>
      </w:pPr>
    </w:p>
    <w:sdt>
      <w:sdtPr>
        <w:rPr>
          <w:rFonts w:ascii="MathJax_Main" w:eastAsia="MathJax_Main" w:hAnsi="MathJax_Main" w:cs="MathJax_Main"/>
          <w:b w:val="0"/>
          <w:bCs w:val="0"/>
          <w:sz w:val="22"/>
          <w:szCs w:val="22"/>
        </w:rPr>
        <w:id w:val="167068356"/>
        <w:docPartObj>
          <w:docPartGallery w:val="Bibliographies"/>
          <w:docPartUnique/>
        </w:docPartObj>
      </w:sdtPr>
      <w:sdtEndPr/>
      <w:sdtContent>
        <w:p w14:paraId="4733DBB3" w14:textId="587B15A8" w:rsidR="009C02C6" w:rsidRPr="00963407" w:rsidRDefault="009C02C6">
          <w:pPr>
            <w:pStyle w:val="Heading1"/>
          </w:pPr>
          <w:r w:rsidRPr="00963407">
            <w:t>Bibliography</w:t>
          </w:r>
        </w:p>
        <w:sdt>
          <w:sdtPr>
            <w:rPr>
              <w:rFonts w:ascii="Times New Roman" w:hAnsi="Times New Roman" w:cs="Times New Roman"/>
            </w:rPr>
            <w:id w:val="111145805"/>
            <w:bibliography/>
          </w:sdtPr>
          <w:sdtEndPr/>
          <w:sdtContent>
            <w:p w14:paraId="1A6EAC20" w14:textId="77777777" w:rsidR="009C02C6" w:rsidRPr="00963407" w:rsidRDefault="009C02C6">
              <w:pPr>
                <w:rPr>
                  <w:rFonts w:ascii="Times New Roman" w:eastAsiaTheme="minorHAnsi" w:hAnsi="Times New Roman" w:cs="Times New Roman"/>
                  <w:noProof/>
                </w:rPr>
              </w:pPr>
              <w:r w:rsidRPr="00963407">
                <w:rPr>
                  <w:rFonts w:ascii="Times New Roman" w:hAnsi="Times New Roman" w:cs="Times New Roman"/>
                </w:rPr>
                <w:fldChar w:fldCharType="begin"/>
              </w:r>
              <w:r w:rsidRPr="00963407">
                <w:rPr>
                  <w:rFonts w:ascii="Times New Roman" w:hAnsi="Times New Roman" w:cs="Times New Roman"/>
                </w:rPr>
                <w:instrText xml:space="preserve"> BIBLIOGRAPHY </w:instrText>
              </w:r>
              <w:r w:rsidRPr="00963407">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268"/>
              </w:tblGrid>
              <w:tr w:rsidR="009C02C6" w:rsidRPr="001317C4" w14:paraId="687BE835" w14:textId="77777777">
                <w:trPr>
                  <w:divId w:val="1437099790"/>
                  <w:tblCellSpacing w:w="15" w:type="dxa"/>
                </w:trPr>
                <w:tc>
                  <w:tcPr>
                    <w:tcW w:w="50" w:type="pct"/>
                    <w:hideMark/>
                  </w:tcPr>
                  <w:p w14:paraId="1F517067" w14:textId="029EA00C" w:rsidR="009C02C6" w:rsidRPr="00963407" w:rsidRDefault="009C02C6">
                    <w:pPr>
                      <w:pStyle w:val="Bibliography"/>
                      <w:rPr>
                        <w:rFonts w:ascii="Times New Roman" w:hAnsi="Times New Roman" w:cs="Times New Roman"/>
                        <w:noProof/>
                        <w:sz w:val="24"/>
                        <w:szCs w:val="24"/>
                      </w:rPr>
                    </w:pPr>
                    <w:r w:rsidRPr="00963407">
                      <w:rPr>
                        <w:rFonts w:ascii="Times New Roman" w:hAnsi="Times New Roman" w:cs="Times New Roman"/>
                        <w:noProof/>
                      </w:rPr>
                      <w:t xml:space="preserve">[1] </w:t>
                    </w:r>
                  </w:p>
                </w:tc>
                <w:tc>
                  <w:tcPr>
                    <w:tcW w:w="0" w:type="auto"/>
                    <w:hideMark/>
                  </w:tcPr>
                  <w:p w14:paraId="1251D598" w14:textId="4B1418C9" w:rsidR="009C02C6" w:rsidRPr="001317C4" w:rsidRDefault="00597571">
                    <w:pPr>
                      <w:pStyle w:val="Bibliography"/>
                      <w:rPr>
                        <w:rFonts w:ascii="Times New Roman" w:hAnsi="Times New Roman" w:cs="Times New Roman"/>
                        <w:noProof/>
                        <w:sz w:val="24"/>
                        <w:szCs w:val="24"/>
                        <w:rPrChange w:id="1632" w:author="Usman Sohail" w:date="2020-05-22T05:19:00Z">
                          <w:rPr>
                            <w:rFonts w:ascii="Times New Roman" w:hAnsi="Times New Roman" w:cs="Times New Roman"/>
                            <w:noProof/>
                          </w:rPr>
                        </w:rPrChange>
                      </w:rPr>
                    </w:pPr>
                    <w:r w:rsidRPr="001317C4">
                      <w:rPr>
                        <w:rFonts w:ascii="Times New Roman" w:hAnsi="Times New Roman" w:cs="Times New Roman"/>
                        <w:sz w:val="24"/>
                        <w:szCs w:val="24"/>
                        <w:rPrChange w:id="1633" w:author="Usman Sohail" w:date="2020-05-22T05:19:00Z">
                          <w:rPr>
                            <w:rFonts w:ascii="Times New Roman" w:hAnsi="Times New Roman" w:cs="Times New Roman"/>
                          </w:rPr>
                        </w:rPrChange>
                      </w:rPr>
                      <w:t>William Warner and Julia Hirschberg. “Detecting Hate Speech on the World Wide Web”. In: Proceedings of the Second Workshop on Language in Social Media. LSM ’12. Montreal, Canada: Association for Computational Linguistics, 2012, pp. 19–26.</w:t>
                    </w:r>
                  </w:p>
                </w:tc>
              </w:tr>
              <w:tr w:rsidR="009C02C6" w:rsidRPr="001317C4" w14:paraId="36B9E7F1" w14:textId="77777777">
                <w:trPr>
                  <w:divId w:val="1437099790"/>
                  <w:tblCellSpacing w:w="15" w:type="dxa"/>
                </w:trPr>
                <w:tc>
                  <w:tcPr>
                    <w:tcW w:w="50" w:type="pct"/>
                    <w:hideMark/>
                  </w:tcPr>
                  <w:p w14:paraId="748817BC" w14:textId="77777777" w:rsidR="009C02C6" w:rsidRPr="00963407" w:rsidRDefault="009C02C6">
                    <w:pPr>
                      <w:pStyle w:val="Bibliography"/>
                      <w:rPr>
                        <w:rFonts w:ascii="Times New Roman" w:hAnsi="Times New Roman" w:cs="Times New Roman"/>
                        <w:noProof/>
                      </w:rPr>
                    </w:pPr>
                    <w:r w:rsidRPr="00963407">
                      <w:rPr>
                        <w:rFonts w:ascii="Times New Roman" w:hAnsi="Times New Roman" w:cs="Times New Roman"/>
                        <w:noProof/>
                      </w:rPr>
                      <w:t xml:space="preserve">[2] </w:t>
                    </w:r>
                  </w:p>
                </w:tc>
                <w:tc>
                  <w:tcPr>
                    <w:tcW w:w="0" w:type="auto"/>
                    <w:hideMark/>
                  </w:tcPr>
                  <w:p w14:paraId="24038960" w14:textId="65686053" w:rsidR="009C02C6" w:rsidRPr="001317C4" w:rsidRDefault="00597571">
                    <w:pPr>
                      <w:pStyle w:val="Bibliography"/>
                      <w:rPr>
                        <w:rFonts w:ascii="Times New Roman" w:hAnsi="Times New Roman" w:cs="Times New Roman"/>
                        <w:noProof/>
                        <w:sz w:val="24"/>
                        <w:szCs w:val="24"/>
                        <w:rPrChange w:id="1634" w:author="Usman Sohail" w:date="2020-05-22T05:19:00Z">
                          <w:rPr>
                            <w:rFonts w:ascii="Times New Roman" w:hAnsi="Times New Roman" w:cs="Times New Roman"/>
                            <w:noProof/>
                          </w:rPr>
                        </w:rPrChange>
                      </w:rPr>
                    </w:pPr>
                    <w:r w:rsidRPr="001317C4">
                      <w:rPr>
                        <w:rFonts w:ascii="Times New Roman" w:hAnsi="Times New Roman" w:cs="Times New Roman"/>
                        <w:sz w:val="24"/>
                        <w:szCs w:val="24"/>
                        <w:rPrChange w:id="1635" w:author="Usman Sohail" w:date="2020-05-22T05:19:00Z">
                          <w:rPr>
                            <w:rFonts w:ascii="Times New Roman" w:hAnsi="Times New Roman" w:cs="Times New Roman"/>
                          </w:rPr>
                        </w:rPrChange>
                      </w:rPr>
                      <w:t>Michele Corazza et al. “A Multilingual Evaluation for Online Hate Speech Detection”. In: ACM Trans. Internet Technol. 20.2 (Mar. 2020).</w:t>
                    </w:r>
                  </w:p>
                </w:tc>
              </w:tr>
              <w:tr w:rsidR="009C02C6" w:rsidRPr="001317C4" w14:paraId="486F766C" w14:textId="77777777">
                <w:trPr>
                  <w:divId w:val="1437099790"/>
                  <w:tblCellSpacing w:w="15" w:type="dxa"/>
                </w:trPr>
                <w:tc>
                  <w:tcPr>
                    <w:tcW w:w="50" w:type="pct"/>
                    <w:hideMark/>
                  </w:tcPr>
                  <w:p w14:paraId="1503C7A5" w14:textId="77777777" w:rsidR="009C02C6" w:rsidRPr="00963407" w:rsidRDefault="009C02C6">
                    <w:pPr>
                      <w:pStyle w:val="Bibliography"/>
                      <w:rPr>
                        <w:rFonts w:ascii="Times New Roman" w:hAnsi="Times New Roman" w:cs="Times New Roman"/>
                        <w:noProof/>
                      </w:rPr>
                    </w:pPr>
                    <w:r w:rsidRPr="00963407">
                      <w:rPr>
                        <w:rFonts w:ascii="Times New Roman" w:hAnsi="Times New Roman" w:cs="Times New Roman"/>
                        <w:noProof/>
                      </w:rPr>
                      <w:t xml:space="preserve">[3] </w:t>
                    </w:r>
                  </w:p>
                </w:tc>
                <w:tc>
                  <w:tcPr>
                    <w:tcW w:w="0" w:type="auto"/>
                    <w:hideMark/>
                  </w:tcPr>
                  <w:p w14:paraId="4D0EB62B" w14:textId="2576DC42" w:rsidR="009C02C6" w:rsidRPr="001317C4" w:rsidRDefault="00597571">
                    <w:pPr>
                      <w:pStyle w:val="Bibliography"/>
                      <w:rPr>
                        <w:rFonts w:ascii="Times New Roman" w:hAnsi="Times New Roman" w:cs="Times New Roman"/>
                        <w:noProof/>
                        <w:sz w:val="24"/>
                        <w:szCs w:val="24"/>
                        <w:rPrChange w:id="1636" w:author="Usman Sohail" w:date="2020-05-22T05:19:00Z">
                          <w:rPr>
                            <w:rFonts w:ascii="Times New Roman" w:hAnsi="Times New Roman" w:cs="Times New Roman"/>
                            <w:noProof/>
                          </w:rPr>
                        </w:rPrChange>
                      </w:rPr>
                    </w:pPr>
                    <w:r w:rsidRPr="001317C4">
                      <w:rPr>
                        <w:rFonts w:ascii="Times New Roman" w:hAnsi="Times New Roman" w:cs="Times New Roman"/>
                        <w:sz w:val="24"/>
                        <w:szCs w:val="24"/>
                        <w:rPrChange w:id="1637" w:author="Usman Sohail" w:date="2020-05-22T05:19:00Z">
                          <w:rPr>
                            <w:rFonts w:ascii="Times New Roman" w:hAnsi="Times New Roman" w:cs="Times New Roman"/>
                          </w:rPr>
                        </w:rPrChange>
                      </w:rPr>
                      <w:t>Wafa Alorainy et al. “ “The Enemy Among Us”: Detecting Cyber Hate Speech with Threats-Based Othering Language Embeddings”. In: ACM Trans. Web 13.3 (July 2019).</w:t>
                    </w:r>
                  </w:p>
                </w:tc>
              </w:tr>
              <w:tr w:rsidR="009C02C6" w:rsidRPr="001317C4" w14:paraId="7992AE21" w14:textId="77777777">
                <w:trPr>
                  <w:divId w:val="1437099790"/>
                  <w:tblCellSpacing w:w="15" w:type="dxa"/>
                </w:trPr>
                <w:tc>
                  <w:tcPr>
                    <w:tcW w:w="50" w:type="pct"/>
                    <w:hideMark/>
                  </w:tcPr>
                  <w:p w14:paraId="771EEF2A" w14:textId="77777777" w:rsidR="009C02C6" w:rsidRPr="00963407" w:rsidRDefault="009C02C6">
                    <w:pPr>
                      <w:pStyle w:val="Bibliography"/>
                      <w:rPr>
                        <w:rFonts w:ascii="Times New Roman" w:hAnsi="Times New Roman" w:cs="Times New Roman"/>
                        <w:noProof/>
                      </w:rPr>
                    </w:pPr>
                    <w:r w:rsidRPr="00963407">
                      <w:rPr>
                        <w:rFonts w:ascii="Times New Roman" w:hAnsi="Times New Roman" w:cs="Times New Roman"/>
                        <w:noProof/>
                      </w:rPr>
                      <w:t xml:space="preserve">[4] </w:t>
                    </w:r>
                  </w:p>
                </w:tc>
                <w:tc>
                  <w:tcPr>
                    <w:tcW w:w="0" w:type="auto"/>
                    <w:hideMark/>
                  </w:tcPr>
                  <w:p w14:paraId="67840502" w14:textId="70C11F95" w:rsidR="009C02C6" w:rsidRPr="001317C4" w:rsidRDefault="00597571">
                    <w:pPr>
                      <w:pStyle w:val="Bibliography"/>
                      <w:rPr>
                        <w:rFonts w:ascii="Times New Roman" w:hAnsi="Times New Roman" w:cs="Times New Roman"/>
                        <w:sz w:val="24"/>
                        <w:szCs w:val="24"/>
                        <w:rPrChange w:id="1638" w:author="Usman Sohail" w:date="2020-05-22T05:19:00Z">
                          <w:rPr>
                            <w:rFonts w:ascii="Times New Roman" w:hAnsi="Times New Roman" w:cs="Times New Roman"/>
                          </w:rPr>
                        </w:rPrChange>
                      </w:rPr>
                    </w:pPr>
                    <w:r w:rsidRPr="001317C4">
                      <w:rPr>
                        <w:rFonts w:ascii="Times New Roman" w:hAnsi="Times New Roman" w:cs="Times New Roman"/>
                        <w:sz w:val="24"/>
                        <w:szCs w:val="24"/>
                        <w:rPrChange w:id="1639" w:author="Usman Sohail" w:date="2020-05-22T05:19:00Z">
                          <w:rPr>
                            <w:rFonts w:ascii="Times New Roman" w:hAnsi="Times New Roman" w:cs="Times New Roman"/>
                          </w:rPr>
                        </w:rPrChange>
                      </w:rPr>
                      <w:t xml:space="preserve">Mainack Mondal, Leandro </w:t>
                    </w:r>
                    <w:ins w:id="1640" w:author="Usman Sohail" w:date="2020-05-22T05:03:00Z">
                      <w:r w:rsidR="00B21B2E" w:rsidRPr="001317C4">
                        <w:rPr>
                          <w:rFonts w:ascii="Times New Roman" w:hAnsi="Times New Roman" w:cs="Times New Roman"/>
                          <w:sz w:val="24"/>
                          <w:szCs w:val="24"/>
                          <w:rPrChange w:id="1641" w:author="Usman Sohail" w:date="2020-05-22T05:19:00Z">
                            <w:rPr>
                              <w:rFonts w:ascii="Times New Roman" w:hAnsi="Times New Roman" w:cs="Times New Roman"/>
                            </w:rPr>
                          </w:rPrChange>
                        </w:rPr>
                        <w:t>A</w:t>
                      </w:r>
                    </w:ins>
                    <w:del w:id="1642" w:author="Usman Sohail" w:date="2020-05-22T05:03:00Z">
                      <w:r w:rsidRPr="001317C4" w:rsidDel="00B21B2E">
                        <w:rPr>
                          <w:rFonts w:ascii="Times New Roman" w:hAnsi="Times New Roman" w:cs="Times New Roman"/>
                          <w:sz w:val="24"/>
                          <w:szCs w:val="24"/>
                          <w:rPrChange w:id="1643" w:author="Usman Sohail" w:date="2020-05-22T05:19:00Z">
                            <w:rPr>
                              <w:rFonts w:ascii="Times New Roman" w:hAnsi="Times New Roman" w:cs="Times New Roman"/>
                            </w:rPr>
                          </w:rPrChange>
                        </w:rPr>
                        <w:delText>A</w:delText>
                      </w:r>
                    </w:del>
                    <w:r w:rsidRPr="001317C4">
                      <w:rPr>
                        <w:rFonts w:ascii="Times New Roman" w:hAnsi="Times New Roman" w:cs="Times New Roman"/>
                        <w:sz w:val="24"/>
                        <w:szCs w:val="24"/>
                        <w:rPrChange w:id="1644" w:author="Usman Sohail" w:date="2020-05-22T05:19:00Z">
                          <w:rPr>
                            <w:rFonts w:ascii="Times New Roman" w:hAnsi="Times New Roman" w:cs="Times New Roman"/>
                          </w:rPr>
                        </w:rPrChange>
                      </w:rPr>
                      <w:t>raújo Silva, and Fabrıcio Benevenuto. “A Measurement Study of Hate Speech in Social Media”. In: Proceedings of the 28th ACM Conference on Hypertext and Social Media. HT ’17. Prague, Czech Republic: Association for Computing Machinery, 2017, pp. 85–94.</w:t>
                    </w:r>
                  </w:p>
                  <w:p w14:paraId="78CA079B" w14:textId="1853F252" w:rsidR="00597571" w:rsidRPr="001317C4" w:rsidRDefault="00597571" w:rsidP="00597571">
                    <w:pPr>
                      <w:rPr>
                        <w:rFonts w:ascii="Times New Roman" w:hAnsi="Times New Roman" w:cs="Times New Roman"/>
                        <w:sz w:val="24"/>
                        <w:szCs w:val="24"/>
                        <w:rPrChange w:id="1645" w:author="Usman Sohail" w:date="2020-05-22T05:19:00Z">
                          <w:rPr>
                            <w:rFonts w:ascii="Times New Roman" w:hAnsi="Times New Roman" w:cs="Times New Roman"/>
                          </w:rPr>
                        </w:rPrChange>
                      </w:rPr>
                    </w:pPr>
                  </w:p>
                </w:tc>
              </w:tr>
              <w:tr w:rsidR="009C02C6" w:rsidRPr="001317C4" w14:paraId="3899F9A8" w14:textId="77777777">
                <w:trPr>
                  <w:divId w:val="1437099790"/>
                  <w:tblCellSpacing w:w="15" w:type="dxa"/>
                </w:trPr>
                <w:tc>
                  <w:tcPr>
                    <w:tcW w:w="50" w:type="pct"/>
                    <w:hideMark/>
                  </w:tcPr>
                  <w:p w14:paraId="0B2F2CB1" w14:textId="77777777" w:rsidR="009C02C6" w:rsidRPr="00963407" w:rsidRDefault="009C02C6">
                    <w:pPr>
                      <w:pStyle w:val="Bibliography"/>
                      <w:rPr>
                        <w:rFonts w:ascii="Times New Roman" w:hAnsi="Times New Roman" w:cs="Times New Roman"/>
                        <w:noProof/>
                      </w:rPr>
                    </w:pPr>
                    <w:r w:rsidRPr="00963407">
                      <w:rPr>
                        <w:rFonts w:ascii="Times New Roman" w:hAnsi="Times New Roman" w:cs="Times New Roman"/>
                        <w:noProof/>
                      </w:rPr>
                      <w:t xml:space="preserve">[5] </w:t>
                    </w:r>
                  </w:p>
                </w:tc>
                <w:tc>
                  <w:tcPr>
                    <w:tcW w:w="0" w:type="auto"/>
                    <w:hideMark/>
                  </w:tcPr>
                  <w:p w14:paraId="2BD229CA" w14:textId="3DD4F3EE" w:rsidR="009C02C6" w:rsidRPr="001317C4" w:rsidRDefault="00597571">
                    <w:pPr>
                      <w:pStyle w:val="Bibliography"/>
                      <w:rPr>
                        <w:rFonts w:ascii="Times New Roman" w:hAnsi="Times New Roman" w:cs="Times New Roman"/>
                        <w:noProof/>
                        <w:sz w:val="24"/>
                        <w:szCs w:val="24"/>
                        <w:rPrChange w:id="1646" w:author="Usman Sohail" w:date="2020-05-22T05:19:00Z">
                          <w:rPr>
                            <w:rFonts w:ascii="Times New Roman" w:hAnsi="Times New Roman" w:cs="Times New Roman"/>
                            <w:noProof/>
                          </w:rPr>
                        </w:rPrChange>
                      </w:rPr>
                    </w:pPr>
                    <w:r w:rsidRPr="001317C4">
                      <w:rPr>
                        <w:rFonts w:ascii="Times New Roman" w:hAnsi="Times New Roman" w:cs="Times New Roman"/>
                        <w:sz w:val="24"/>
                        <w:szCs w:val="24"/>
                        <w:rPrChange w:id="1647" w:author="Usman Sohail" w:date="2020-05-22T05:19:00Z">
                          <w:rPr>
                            <w:rFonts w:ascii="Times New Roman" w:hAnsi="Times New Roman" w:cs="Times New Roman"/>
                          </w:rPr>
                        </w:rPrChange>
                      </w:rPr>
                      <w:t>Alexandra Schofield and Thomas Davidson. “Identifying Hate Speech in Social Media”. In: XRDS 24.2 (Dec. 2017), pp. 56–59</w:t>
                    </w:r>
                  </w:p>
                </w:tc>
              </w:tr>
            </w:tbl>
            <w:p w14:paraId="060B829E" w14:textId="77777777" w:rsidR="009C02C6" w:rsidRPr="00963407" w:rsidRDefault="009C02C6">
              <w:pPr>
                <w:divId w:val="1437099790"/>
                <w:rPr>
                  <w:rFonts w:ascii="Times New Roman" w:eastAsia="Times New Roman" w:hAnsi="Times New Roman" w:cs="Times New Roman"/>
                  <w:noProof/>
                </w:rPr>
              </w:pPr>
            </w:p>
            <w:p w14:paraId="2B803EB7" w14:textId="77ECF4DF" w:rsidR="009C02C6" w:rsidRPr="00963407" w:rsidRDefault="009C02C6">
              <w:pPr>
                <w:rPr>
                  <w:rFonts w:ascii="Times New Roman" w:hAnsi="Times New Roman" w:cs="Times New Roman"/>
                </w:rPr>
              </w:pPr>
              <w:r w:rsidRPr="00963407">
                <w:rPr>
                  <w:rFonts w:ascii="Times New Roman" w:hAnsi="Times New Roman" w:cs="Times New Roman"/>
                  <w:b/>
                  <w:bCs/>
                  <w:noProof/>
                </w:rPr>
                <w:fldChar w:fldCharType="end"/>
              </w:r>
            </w:p>
          </w:sdtContent>
        </w:sdt>
      </w:sdtContent>
    </w:sdt>
    <w:p w14:paraId="5544AA95" w14:textId="7446E6FF" w:rsidR="00B54855" w:rsidRDefault="00B54855">
      <w:pPr>
        <w:spacing w:before="210" w:line="220" w:lineRule="auto"/>
        <w:ind w:left="529" w:right="49" w:hanging="410"/>
        <w:rPr>
          <w:ins w:id="1648" w:author="Usman Sohail" w:date="2020-05-22T05:03:00Z"/>
          <w:rFonts w:ascii="Times New Roman" w:hAnsi="Times New Roman" w:cs="Times New Roman"/>
          <w:sz w:val="20"/>
        </w:rPr>
      </w:pPr>
    </w:p>
    <w:p w14:paraId="5F18C9A2" w14:textId="54FC3593" w:rsidR="00FD7E20" w:rsidRPr="00FD7E20" w:rsidRDefault="00FD7E20">
      <w:pPr>
        <w:rPr>
          <w:ins w:id="1649" w:author="Usman Sohail" w:date="2020-05-22T05:03:00Z"/>
          <w:rFonts w:ascii="Times New Roman" w:hAnsi="Times New Roman" w:cs="Times New Roman"/>
          <w:sz w:val="20"/>
        </w:rPr>
        <w:pPrChange w:id="1650" w:author="Usman Sohail" w:date="2020-05-22T05:03:00Z">
          <w:pPr>
            <w:spacing w:before="210" w:line="220" w:lineRule="auto"/>
            <w:ind w:left="529" w:right="49" w:hanging="410"/>
          </w:pPr>
        </w:pPrChange>
      </w:pPr>
    </w:p>
    <w:p w14:paraId="6AA02D8E" w14:textId="1E0082AB" w:rsidR="00FD7E20" w:rsidRPr="00FD7E20" w:rsidRDefault="00FD7E20">
      <w:pPr>
        <w:rPr>
          <w:ins w:id="1651" w:author="Usman Sohail" w:date="2020-05-22T05:03:00Z"/>
          <w:rFonts w:ascii="Times New Roman" w:hAnsi="Times New Roman" w:cs="Times New Roman"/>
          <w:sz w:val="20"/>
        </w:rPr>
        <w:pPrChange w:id="1652" w:author="Usman Sohail" w:date="2020-05-22T05:03:00Z">
          <w:pPr>
            <w:spacing w:before="210" w:line="220" w:lineRule="auto"/>
            <w:ind w:left="529" w:right="49" w:hanging="410"/>
          </w:pPr>
        </w:pPrChange>
      </w:pPr>
    </w:p>
    <w:p w14:paraId="14A1AB0C" w14:textId="192BA56E" w:rsidR="00FD7E20" w:rsidRPr="00FD7E20" w:rsidRDefault="00FD7E20">
      <w:pPr>
        <w:rPr>
          <w:ins w:id="1653" w:author="Usman Sohail" w:date="2020-05-22T05:03:00Z"/>
          <w:rFonts w:ascii="Times New Roman" w:hAnsi="Times New Roman" w:cs="Times New Roman"/>
          <w:sz w:val="20"/>
        </w:rPr>
        <w:pPrChange w:id="1654" w:author="Usman Sohail" w:date="2020-05-22T05:03:00Z">
          <w:pPr>
            <w:spacing w:before="210" w:line="220" w:lineRule="auto"/>
            <w:ind w:left="529" w:right="49" w:hanging="410"/>
          </w:pPr>
        </w:pPrChange>
      </w:pPr>
    </w:p>
    <w:p w14:paraId="3A763E09" w14:textId="6536A746" w:rsidR="00FD7E20" w:rsidRPr="00FD7E20" w:rsidRDefault="00FD7E20">
      <w:pPr>
        <w:rPr>
          <w:ins w:id="1655" w:author="Usman Sohail" w:date="2020-05-22T05:03:00Z"/>
          <w:rFonts w:ascii="Times New Roman" w:hAnsi="Times New Roman" w:cs="Times New Roman"/>
          <w:sz w:val="20"/>
        </w:rPr>
        <w:pPrChange w:id="1656" w:author="Usman Sohail" w:date="2020-05-22T05:03:00Z">
          <w:pPr>
            <w:spacing w:before="210" w:line="220" w:lineRule="auto"/>
            <w:ind w:left="529" w:right="49" w:hanging="410"/>
          </w:pPr>
        </w:pPrChange>
      </w:pPr>
    </w:p>
    <w:p w14:paraId="7CBC179F" w14:textId="56E31DE1" w:rsidR="00FD7E20" w:rsidRPr="00FD7E20" w:rsidRDefault="00FD7E20">
      <w:pPr>
        <w:rPr>
          <w:ins w:id="1657" w:author="Usman Sohail" w:date="2020-05-22T05:03:00Z"/>
          <w:rFonts w:ascii="Times New Roman" w:hAnsi="Times New Roman" w:cs="Times New Roman"/>
          <w:sz w:val="20"/>
        </w:rPr>
        <w:pPrChange w:id="1658" w:author="Usman Sohail" w:date="2020-05-22T05:03:00Z">
          <w:pPr>
            <w:spacing w:before="210" w:line="220" w:lineRule="auto"/>
            <w:ind w:left="529" w:right="49" w:hanging="410"/>
          </w:pPr>
        </w:pPrChange>
      </w:pPr>
    </w:p>
    <w:p w14:paraId="61FE28F6" w14:textId="6E76589B" w:rsidR="00FD7E20" w:rsidRPr="00FD7E20" w:rsidRDefault="00FD7E20">
      <w:pPr>
        <w:rPr>
          <w:ins w:id="1659" w:author="Usman Sohail" w:date="2020-05-22T05:03:00Z"/>
          <w:rFonts w:ascii="Times New Roman" w:hAnsi="Times New Roman" w:cs="Times New Roman"/>
          <w:sz w:val="20"/>
        </w:rPr>
        <w:pPrChange w:id="1660" w:author="Usman Sohail" w:date="2020-05-22T05:03:00Z">
          <w:pPr>
            <w:spacing w:before="210" w:line="220" w:lineRule="auto"/>
            <w:ind w:left="529" w:right="49" w:hanging="410"/>
          </w:pPr>
        </w:pPrChange>
      </w:pPr>
    </w:p>
    <w:p w14:paraId="4D321A15" w14:textId="161F8780" w:rsidR="00FD7E20" w:rsidRPr="00FD7E20" w:rsidRDefault="00FD7E20">
      <w:pPr>
        <w:rPr>
          <w:ins w:id="1661" w:author="Usman Sohail" w:date="2020-05-22T05:03:00Z"/>
          <w:rFonts w:ascii="Times New Roman" w:hAnsi="Times New Roman" w:cs="Times New Roman"/>
          <w:sz w:val="20"/>
        </w:rPr>
        <w:pPrChange w:id="1662" w:author="Usman Sohail" w:date="2020-05-22T05:03:00Z">
          <w:pPr>
            <w:spacing w:before="210" w:line="220" w:lineRule="auto"/>
            <w:ind w:left="529" w:right="49" w:hanging="410"/>
          </w:pPr>
        </w:pPrChange>
      </w:pPr>
    </w:p>
    <w:p w14:paraId="529DF43E" w14:textId="10AFD7F3" w:rsidR="00FD7E20" w:rsidRPr="00FD7E20" w:rsidRDefault="00FD7E20">
      <w:pPr>
        <w:rPr>
          <w:ins w:id="1663" w:author="Usman Sohail" w:date="2020-05-22T05:03:00Z"/>
          <w:rFonts w:ascii="Times New Roman" w:hAnsi="Times New Roman" w:cs="Times New Roman"/>
          <w:sz w:val="20"/>
        </w:rPr>
        <w:pPrChange w:id="1664" w:author="Usman Sohail" w:date="2020-05-22T05:03:00Z">
          <w:pPr>
            <w:spacing w:before="210" w:line="220" w:lineRule="auto"/>
            <w:ind w:left="529" w:right="49" w:hanging="410"/>
          </w:pPr>
        </w:pPrChange>
      </w:pPr>
    </w:p>
    <w:p w14:paraId="44FC4E8F" w14:textId="1E5E9027" w:rsidR="00FD7E20" w:rsidRPr="00FD7E20" w:rsidRDefault="00FD7E20">
      <w:pPr>
        <w:rPr>
          <w:ins w:id="1665" w:author="Usman Sohail" w:date="2020-05-22T05:03:00Z"/>
          <w:rFonts w:ascii="Times New Roman" w:hAnsi="Times New Roman" w:cs="Times New Roman"/>
          <w:sz w:val="20"/>
        </w:rPr>
        <w:pPrChange w:id="1666" w:author="Usman Sohail" w:date="2020-05-22T05:03:00Z">
          <w:pPr>
            <w:spacing w:before="210" w:line="220" w:lineRule="auto"/>
            <w:ind w:left="529" w:right="49" w:hanging="410"/>
          </w:pPr>
        </w:pPrChange>
      </w:pPr>
    </w:p>
    <w:p w14:paraId="2CCCF798" w14:textId="4E434A60" w:rsidR="00FD7E20" w:rsidRPr="00FD7E20" w:rsidRDefault="00FD7E20">
      <w:pPr>
        <w:rPr>
          <w:ins w:id="1667" w:author="Usman Sohail" w:date="2020-05-22T05:03:00Z"/>
          <w:rFonts w:ascii="Times New Roman" w:hAnsi="Times New Roman" w:cs="Times New Roman"/>
          <w:sz w:val="20"/>
        </w:rPr>
        <w:pPrChange w:id="1668" w:author="Usman Sohail" w:date="2020-05-22T05:03:00Z">
          <w:pPr>
            <w:spacing w:before="210" w:line="220" w:lineRule="auto"/>
            <w:ind w:left="529" w:right="49" w:hanging="410"/>
          </w:pPr>
        </w:pPrChange>
      </w:pPr>
    </w:p>
    <w:p w14:paraId="06891BA5" w14:textId="54F64974" w:rsidR="00FD7E20" w:rsidRPr="00FD7E20" w:rsidRDefault="00FD7E20">
      <w:pPr>
        <w:rPr>
          <w:ins w:id="1669" w:author="Usman Sohail" w:date="2020-05-22T05:03:00Z"/>
          <w:rFonts w:ascii="Times New Roman" w:hAnsi="Times New Roman" w:cs="Times New Roman"/>
          <w:sz w:val="20"/>
        </w:rPr>
        <w:pPrChange w:id="1670" w:author="Usman Sohail" w:date="2020-05-22T05:03:00Z">
          <w:pPr>
            <w:spacing w:before="210" w:line="220" w:lineRule="auto"/>
            <w:ind w:left="529" w:right="49" w:hanging="410"/>
          </w:pPr>
        </w:pPrChange>
      </w:pPr>
    </w:p>
    <w:p w14:paraId="076CD00B" w14:textId="7475F4DC" w:rsidR="00FD7E20" w:rsidRPr="00FD7E20" w:rsidRDefault="00FD7E20">
      <w:pPr>
        <w:rPr>
          <w:ins w:id="1671" w:author="Usman Sohail" w:date="2020-05-22T05:03:00Z"/>
          <w:rFonts w:ascii="Times New Roman" w:hAnsi="Times New Roman" w:cs="Times New Roman"/>
          <w:sz w:val="20"/>
        </w:rPr>
        <w:pPrChange w:id="1672" w:author="Usman Sohail" w:date="2020-05-22T05:03:00Z">
          <w:pPr>
            <w:spacing w:before="210" w:line="220" w:lineRule="auto"/>
            <w:ind w:left="529" w:right="49" w:hanging="410"/>
          </w:pPr>
        </w:pPrChange>
      </w:pPr>
    </w:p>
    <w:p w14:paraId="6C3F84F8" w14:textId="5BDD1168" w:rsidR="00FD7E20" w:rsidRDefault="00FD7E20" w:rsidP="00FD7E20">
      <w:pPr>
        <w:rPr>
          <w:ins w:id="1673" w:author="Usman Sohail" w:date="2020-05-22T05:03:00Z"/>
          <w:rFonts w:ascii="Times New Roman" w:hAnsi="Times New Roman" w:cs="Times New Roman"/>
          <w:sz w:val="20"/>
        </w:rPr>
      </w:pPr>
    </w:p>
    <w:p w14:paraId="4AF1B19A" w14:textId="35372D39" w:rsidR="00FD7E20" w:rsidRDefault="00FD7E20" w:rsidP="00FD7E20">
      <w:pPr>
        <w:rPr>
          <w:ins w:id="1674" w:author="Usman Sohail" w:date="2020-05-22T05:03:00Z"/>
          <w:rFonts w:ascii="Times New Roman" w:hAnsi="Times New Roman" w:cs="Times New Roman"/>
          <w:sz w:val="20"/>
        </w:rPr>
      </w:pPr>
    </w:p>
    <w:p w14:paraId="20CEBA1A" w14:textId="35C63B7B" w:rsidR="00FD7E20" w:rsidRPr="00FD7E20" w:rsidRDefault="00FD7E20">
      <w:pPr>
        <w:tabs>
          <w:tab w:val="left" w:pos="1692"/>
        </w:tabs>
        <w:rPr>
          <w:rFonts w:ascii="Times New Roman" w:hAnsi="Times New Roman" w:cs="Times New Roman"/>
          <w:sz w:val="20"/>
        </w:rPr>
        <w:pPrChange w:id="1675" w:author="Usman Sohail" w:date="2020-05-22T05:03:00Z">
          <w:pPr>
            <w:spacing w:before="210" w:line="220" w:lineRule="auto"/>
            <w:ind w:left="529" w:right="49" w:hanging="410"/>
          </w:pPr>
        </w:pPrChange>
      </w:pPr>
      <w:ins w:id="1676" w:author="Usman Sohail" w:date="2020-05-22T05:03:00Z">
        <w:r>
          <w:rPr>
            <w:rFonts w:ascii="Times New Roman" w:hAnsi="Times New Roman" w:cs="Times New Roman"/>
            <w:sz w:val="20"/>
          </w:rPr>
          <w:tab/>
        </w:r>
      </w:ins>
    </w:p>
    <w:sectPr w:rsidR="00FD7E20" w:rsidRPr="00FD7E20">
      <w:pgSz w:w="12240" w:h="15840"/>
      <w:pgMar w:top="1340" w:right="1320" w:bottom="1020" w:left="1320" w:header="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98F7A" w14:textId="77777777" w:rsidR="002F30DE" w:rsidRDefault="002F30DE">
      <w:r>
        <w:separator/>
      </w:r>
    </w:p>
  </w:endnote>
  <w:endnote w:type="continuationSeparator" w:id="0">
    <w:p w14:paraId="4EC6BCD0" w14:textId="77777777" w:rsidR="002F30DE" w:rsidRDefault="002F3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thJax_Main">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CC58B" w14:textId="5130F9D0" w:rsidR="001840C3" w:rsidRDefault="001840C3">
    <w:pPr>
      <w:pStyle w:val="BodyText"/>
      <w:spacing w:line="14" w:lineRule="auto"/>
    </w:pPr>
    <w:r>
      <w:rPr>
        <w:noProof/>
      </w:rPr>
      <mc:AlternateContent>
        <mc:Choice Requires="wps">
          <w:drawing>
            <wp:anchor distT="0" distB="0" distL="114300" distR="114300" simplePos="0" relativeHeight="251657728" behindDoc="1" locked="0" layoutInCell="1" allowOverlap="1" wp14:anchorId="2D888C4D" wp14:editId="7335394B">
              <wp:simplePos x="0" y="0"/>
              <wp:positionH relativeFrom="page">
                <wp:posOffset>3817620</wp:posOffset>
              </wp:positionH>
              <wp:positionV relativeFrom="page">
                <wp:posOffset>9395460</wp:posOffset>
              </wp:positionV>
              <wp:extent cx="259080" cy="228600"/>
              <wp:effectExtent l="0" t="0" r="762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B395E" w14:textId="77777777" w:rsidR="001840C3" w:rsidRDefault="001840C3">
                          <w:pPr>
                            <w:pStyle w:val="BodyText"/>
                            <w:spacing w:before="26"/>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D888C4D" id="_x0000_t202" coordsize="21600,21600" o:spt="202" path="m,l,21600r21600,l21600,xe">
              <v:stroke joinstyle="miter"/>
              <v:path gradientshapeok="t" o:connecttype="rect"/>
            </v:shapetype>
            <v:shape id="Text Box 1" o:spid="_x0000_s1026" type="#_x0000_t202" style="position:absolute;margin-left:300.6pt;margin-top:739.8pt;width:20.4pt;height:1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" filled="f" stroked="f">
              <v:textbox inset="0,0,0,0">
                <w:txbxContent>
                  <w:p w14:paraId="6A7B395E" w14:textId="77777777" w:rsidR="001840C3" w:rsidRDefault="001840C3">
                    <w:pPr>
                      <w:pStyle w:val="BodyText"/>
                      <w:spacing w:before="26"/>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6BFA9" w14:textId="77777777" w:rsidR="002F30DE" w:rsidRDefault="002F30DE">
      <w:r>
        <w:separator/>
      </w:r>
    </w:p>
  </w:footnote>
  <w:footnote w:type="continuationSeparator" w:id="0">
    <w:p w14:paraId="357C26E6" w14:textId="77777777" w:rsidR="002F30DE" w:rsidRDefault="002F3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4656B"/>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 w15:restartNumberingAfterBreak="0">
    <w:nsid w:val="0A231995"/>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D44EFC"/>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4C86A97"/>
    <w:multiLevelType w:val="multilevel"/>
    <w:tmpl w:val="BF70BA92"/>
    <w:lvl w:ilvl="0">
      <w:start w:val="1"/>
      <w:numFmt w:val="decimal"/>
      <w:lvlText w:val="%1"/>
      <w:lvlJc w:val="left"/>
      <w:pPr>
        <w:ind w:left="474" w:hanging="474"/>
      </w:pPr>
      <w:rPr>
        <w:rFonts w:ascii="Times New Roman" w:eastAsia="Times New Roman" w:hAnsi="Times New Roman" w:cs="Times New Roman" w:hint="default"/>
        <w:b/>
        <w:bCs/>
        <w:w w:val="112"/>
        <w:sz w:val="28"/>
        <w:szCs w:val="28"/>
        <w:lang w:val="en-US" w:eastAsia="en-US" w:bidi="ar-SA"/>
      </w:rPr>
    </w:lvl>
    <w:lvl w:ilvl="1">
      <w:start w:val="1"/>
      <w:numFmt w:val="decimal"/>
      <w:lvlText w:val="%1.%2"/>
      <w:lvlJc w:val="left"/>
      <w:pPr>
        <w:ind w:left="642" w:hanging="613"/>
      </w:pPr>
      <w:rPr>
        <w:rFonts w:ascii="LM Roman 12" w:eastAsia="LM Roman 12" w:hAnsi="LM Roman 12" w:cs="LM Roman 12" w:hint="default"/>
        <w:b/>
        <w:bCs/>
        <w:w w:val="99"/>
        <w:sz w:val="24"/>
        <w:szCs w:val="24"/>
        <w:lang w:val="en-US" w:eastAsia="en-US" w:bidi="ar-SA"/>
      </w:rPr>
    </w:lvl>
    <w:lvl w:ilvl="2">
      <w:numFmt w:val="bullet"/>
      <w:lvlText w:val="•"/>
      <w:lvlJc w:val="left"/>
      <w:pPr>
        <w:ind w:left="1634" w:hanging="613"/>
      </w:pPr>
      <w:rPr>
        <w:rFonts w:hint="default"/>
        <w:lang w:val="en-US" w:eastAsia="en-US" w:bidi="ar-SA"/>
      </w:rPr>
    </w:lvl>
    <w:lvl w:ilvl="3">
      <w:numFmt w:val="bullet"/>
      <w:lvlText w:val="•"/>
      <w:lvlJc w:val="left"/>
      <w:pPr>
        <w:ind w:left="2618" w:hanging="613"/>
      </w:pPr>
      <w:rPr>
        <w:rFonts w:hint="default"/>
        <w:lang w:val="en-US" w:eastAsia="en-US" w:bidi="ar-SA"/>
      </w:rPr>
    </w:lvl>
    <w:lvl w:ilvl="4">
      <w:numFmt w:val="bullet"/>
      <w:lvlText w:val="•"/>
      <w:lvlJc w:val="left"/>
      <w:pPr>
        <w:ind w:left="3603" w:hanging="613"/>
      </w:pPr>
      <w:rPr>
        <w:rFonts w:hint="default"/>
        <w:lang w:val="en-US" w:eastAsia="en-US" w:bidi="ar-SA"/>
      </w:rPr>
    </w:lvl>
    <w:lvl w:ilvl="5">
      <w:numFmt w:val="bullet"/>
      <w:lvlText w:val="•"/>
      <w:lvlJc w:val="left"/>
      <w:pPr>
        <w:ind w:left="4587" w:hanging="613"/>
      </w:pPr>
      <w:rPr>
        <w:rFonts w:hint="default"/>
        <w:lang w:val="en-US" w:eastAsia="en-US" w:bidi="ar-SA"/>
      </w:rPr>
    </w:lvl>
    <w:lvl w:ilvl="6">
      <w:numFmt w:val="bullet"/>
      <w:lvlText w:val="•"/>
      <w:lvlJc w:val="left"/>
      <w:pPr>
        <w:ind w:left="5572" w:hanging="613"/>
      </w:pPr>
      <w:rPr>
        <w:rFonts w:hint="default"/>
        <w:lang w:val="en-US" w:eastAsia="en-US" w:bidi="ar-SA"/>
      </w:rPr>
    </w:lvl>
    <w:lvl w:ilvl="7">
      <w:numFmt w:val="bullet"/>
      <w:lvlText w:val="•"/>
      <w:lvlJc w:val="left"/>
      <w:pPr>
        <w:ind w:left="6556" w:hanging="613"/>
      </w:pPr>
      <w:rPr>
        <w:rFonts w:hint="default"/>
        <w:lang w:val="en-US" w:eastAsia="en-US" w:bidi="ar-SA"/>
      </w:rPr>
    </w:lvl>
    <w:lvl w:ilvl="8">
      <w:numFmt w:val="bullet"/>
      <w:lvlText w:val="•"/>
      <w:lvlJc w:val="left"/>
      <w:pPr>
        <w:ind w:left="7541" w:hanging="613"/>
      </w:pPr>
      <w:rPr>
        <w:rFonts w:hint="default"/>
        <w:lang w:val="en-US" w:eastAsia="en-US" w:bidi="ar-SA"/>
      </w:rPr>
    </w:lvl>
  </w:abstractNum>
  <w:abstractNum w:abstractNumId="4" w15:restartNumberingAfterBreak="0">
    <w:nsid w:val="182C016E"/>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3760E22"/>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9F4182"/>
    <w:multiLevelType w:val="hybridMultilevel"/>
    <w:tmpl w:val="1FA2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86D03"/>
    <w:multiLevelType w:val="hybridMultilevel"/>
    <w:tmpl w:val="CF325D24"/>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74AC4"/>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6CB473C"/>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0" w15:restartNumberingAfterBreak="0">
    <w:nsid w:val="36E2349D"/>
    <w:multiLevelType w:val="multilevel"/>
    <w:tmpl w:val="C2049B1E"/>
    <w:lvl w:ilvl="0">
      <w:start w:val="1"/>
      <w:numFmt w:val="decimal"/>
      <w:lvlText w:val="%1."/>
      <w:lvlJc w:val="left"/>
      <w:pPr>
        <w:ind w:left="720" w:hanging="360"/>
      </w:pPr>
      <w:rPr>
        <w:rFonts w:hint="default"/>
        <w:sz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6F21341"/>
    <w:multiLevelType w:val="hybridMultilevel"/>
    <w:tmpl w:val="520AB7CE"/>
    <w:lvl w:ilvl="0" w:tplc="6556FD62">
      <w:start w:val="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0E42EC1"/>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32A5EA0"/>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4" w15:restartNumberingAfterBreak="0">
    <w:nsid w:val="43FA114E"/>
    <w:multiLevelType w:val="hybridMultilevel"/>
    <w:tmpl w:val="672A1F50"/>
    <w:lvl w:ilvl="0" w:tplc="9EC67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FC79D7"/>
    <w:multiLevelType w:val="hybridMultilevel"/>
    <w:tmpl w:val="1382E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46EAD"/>
    <w:multiLevelType w:val="hybridMultilevel"/>
    <w:tmpl w:val="14FEC84A"/>
    <w:lvl w:ilvl="0" w:tplc="94E471F4">
      <w:start w:val="8"/>
      <w:numFmt w:val="decimal"/>
      <w:lvlText w:val="%1"/>
      <w:lvlJc w:val="left"/>
      <w:pPr>
        <w:ind w:left="834" w:hanging="360"/>
      </w:pPr>
      <w:rPr>
        <w:rFonts w:hint="default"/>
      </w:rPr>
    </w:lvl>
    <w:lvl w:ilvl="1" w:tplc="20000019" w:tentative="1">
      <w:start w:val="1"/>
      <w:numFmt w:val="lowerLetter"/>
      <w:lvlText w:val="%2."/>
      <w:lvlJc w:val="left"/>
      <w:pPr>
        <w:ind w:left="1554" w:hanging="360"/>
      </w:pPr>
    </w:lvl>
    <w:lvl w:ilvl="2" w:tplc="2000001B" w:tentative="1">
      <w:start w:val="1"/>
      <w:numFmt w:val="lowerRoman"/>
      <w:lvlText w:val="%3."/>
      <w:lvlJc w:val="right"/>
      <w:pPr>
        <w:ind w:left="2274" w:hanging="180"/>
      </w:pPr>
    </w:lvl>
    <w:lvl w:ilvl="3" w:tplc="2000000F" w:tentative="1">
      <w:start w:val="1"/>
      <w:numFmt w:val="decimal"/>
      <w:lvlText w:val="%4."/>
      <w:lvlJc w:val="left"/>
      <w:pPr>
        <w:ind w:left="2994" w:hanging="360"/>
      </w:pPr>
    </w:lvl>
    <w:lvl w:ilvl="4" w:tplc="20000019" w:tentative="1">
      <w:start w:val="1"/>
      <w:numFmt w:val="lowerLetter"/>
      <w:lvlText w:val="%5."/>
      <w:lvlJc w:val="left"/>
      <w:pPr>
        <w:ind w:left="3714" w:hanging="360"/>
      </w:pPr>
    </w:lvl>
    <w:lvl w:ilvl="5" w:tplc="2000001B" w:tentative="1">
      <w:start w:val="1"/>
      <w:numFmt w:val="lowerRoman"/>
      <w:lvlText w:val="%6."/>
      <w:lvlJc w:val="right"/>
      <w:pPr>
        <w:ind w:left="4434" w:hanging="180"/>
      </w:pPr>
    </w:lvl>
    <w:lvl w:ilvl="6" w:tplc="2000000F" w:tentative="1">
      <w:start w:val="1"/>
      <w:numFmt w:val="decimal"/>
      <w:lvlText w:val="%7."/>
      <w:lvlJc w:val="left"/>
      <w:pPr>
        <w:ind w:left="5154" w:hanging="360"/>
      </w:pPr>
    </w:lvl>
    <w:lvl w:ilvl="7" w:tplc="20000019" w:tentative="1">
      <w:start w:val="1"/>
      <w:numFmt w:val="lowerLetter"/>
      <w:lvlText w:val="%8."/>
      <w:lvlJc w:val="left"/>
      <w:pPr>
        <w:ind w:left="5874" w:hanging="360"/>
      </w:pPr>
    </w:lvl>
    <w:lvl w:ilvl="8" w:tplc="2000001B" w:tentative="1">
      <w:start w:val="1"/>
      <w:numFmt w:val="lowerRoman"/>
      <w:lvlText w:val="%9."/>
      <w:lvlJc w:val="right"/>
      <w:pPr>
        <w:ind w:left="6594" w:hanging="180"/>
      </w:pPr>
    </w:lvl>
  </w:abstractNum>
  <w:abstractNum w:abstractNumId="17" w15:restartNumberingAfterBreak="0">
    <w:nsid w:val="4DD10E04"/>
    <w:multiLevelType w:val="hybridMultilevel"/>
    <w:tmpl w:val="57303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8E0002"/>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9" w15:restartNumberingAfterBreak="0">
    <w:nsid w:val="55BD06B6"/>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0" w15:restartNumberingAfterBreak="0">
    <w:nsid w:val="59E73D7D"/>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0E43D0"/>
    <w:multiLevelType w:val="multilevel"/>
    <w:tmpl w:val="96607D28"/>
    <w:lvl w:ilvl="0">
      <w:start w:val="1"/>
      <w:numFmt w:val="decimal"/>
      <w:lvlText w:val="%1"/>
      <w:lvlJc w:val="left"/>
      <w:pPr>
        <w:ind w:left="474" w:hanging="474"/>
      </w:pPr>
      <w:rPr>
        <w:rFonts w:ascii="Times New Roman" w:eastAsia="Times New Roman" w:hAnsi="Times New Roman" w:cs="Times New Roman" w:hint="default"/>
        <w:b/>
        <w:bCs/>
        <w:w w:val="112"/>
        <w:sz w:val="28"/>
        <w:szCs w:val="28"/>
        <w:lang w:val="en-US" w:eastAsia="en-US" w:bidi="ar-SA"/>
      </w:rPr>
    </w:lvl>
    <w:lvl w:ilvl="1">
      <w:start w:val="1"/>
      <w:numFmt w:val="decimal"/>
      <w:lvlText w:val="%1.%2"/>
      <w:lvlJc w:val="left"/>
      <w:pPr>
        <w:ind w:left="1063" w:hanging="613"/>
      </w:pPr>
      <w:rPr>
        <w:rFonts w:ascii="Times New Roman" w:eastAsia="LM Roman 12" w:hAnsi="Times New Roman" w:cs="Times New Roman" w:hint="default"/>
        <w:b/>
        <w:bCs/>
        <w:w w:val="99"/>
        <w:sz w:val="24"/>
        <w:szCs w:val="24"/>
        <w:lang w:val="en-US" w:eastAsia="en-US" w:bidi="ar-SA"/>
      </w:rPr>
    </w:lvl>
    <w:lvl w:ilvl="2">
      <w:numFmt w:val="bullet"/>
      <w:lvlText w:val="•"/>
      <w:lvlJc w:val="left"/>
      <w:pPr>
        <w:ind w:left="1634" w:hanging="613"/>
      </w:pPr>
      <w:rPr>
        <w:rFonts w:hint="default"/>
        <w:lang w:val="en-US" w:eastAsia="en-US" w:bidi="ar-SA"/>
      </w:rPr>
    </w:lvl>
    <w:lvl w:ilvl="3">
      <w:numFmt w:val="bullet"/>
      <w:lvlText w:val="•"/>
      <w:lvlJc w:val="left"/>
      <w:pPr>
        <w:ind w:left="2618" w:hanging="613"/>
      </w:pPr>
      <w:rPr>
        <w:rFonts w:hint="default"/>
        <w:lang w:val="en-US" w:eastAsia="en-US" w:bidi="ar-SA"/>
      </w:rPr>
    </w:lvl>
    <w:lvl w:ilvl="4">
      <w:numFmt w:val="bullet"/>
      <w:lvlText w:val="•"/>
      <w:lvlJc w:val="left"/>
      <w:pPr>
        <w:ind w:left="3603" w:hanging="613"/>
      </w:pPr>
      <w:rPr>
        <w:rFonts w:hint="default"/>
        <w:lang w:val="en-US" w:eastAsia="en-US" w:bidi="ar-SA"/>
      </w:rPr>
    </w:lvl>
    <w:lvl w:ilvl="5">
      <w:numFmt w:val="bullet"/>
      <w:lvlText w:val="•"/>
      <w:lvlJc w:val="left"/>
      <w:pPr>
        <w:ind w:left="4587" w:hanging="613"/>
      </w:pPr>
      <w:rPr>
        <w:rFonts w:hint="default"/>
        <w:lang w:val="en-US" w:eastAsia="en-US" w:bidi="ar-SA"/>
      </w:rPr>
    </w:lvl>
    <w:lvl w:ilvl="6">
      <w:numFmt w:val="bullet"/>
      <w:lvlText w:val="•"/>
      <w:lvlJc w:val="left"/>
      <w:pPr>
        <w:ind w:left="5572" w:hanging="613"/>
      </w:pPr>
      <w:rPr>
        <w:rFonts w:hint="default"/>
        <w:lang w:val="en-US" w:eastAsia="en-US" w:bidi="ar-SA"/>
      </w:rPr>
    </w:lvl>
    <w:lvl w:ilvl="7">
      <w:numFmt w:val="bullet"/>
      <w:lvlText w:val="•"/>
      <w:lvlJc w:val="left"/>
      <w:pPr>
        <w:ind w:left="6556" w:hanging="613"/>
      </w:pPr>
      <w:rPr>
        <w:rFonts w:hint="default"/>
        <w:lang w:val="en-US" w:eastAsia="en-US" w:bidi="ar-SA"/>
      </w:rPr>
    </w:lvl>
    <w:lvl w:ilvl="8">
      <w:numFmt w:val="bullet"/>
      <w:lvlText w:val="•"/>
      <w:lvlJc w:val="left"/>
      <w:pPr>
        <w:ind w:left="7541" w:hanging="613"/>
      </w:pPr>
      <w:rPr>
        <w:rFonts w:hint="default"/>
        <w:lang w:val="en-US" w:eastAsia="en-US" w:bidi="ar-SA"/>
      </w:rPr>
    </w:lvl>
  </w:abstractNum>
  <w:abstractNum w:abstractNumId="22" w15:restartNumberingAfterBreak="0">
    <w:nsid w:val="654C4E1F"/>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3" w15:restartNumberingAfterBreak="0">
    <w:nsid w:val="65F06D68"/>
    <w:multiLevelType w:val="multilevel"/>
    <w:tmpl w:val="D8605F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4" w15:restartNumberingAfterBreak="0">
    <w:nsid w:val="66F74CDC"/>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D5110D3"/>
    <w:multiLevelType w:val="multilevel"/>
    <w:tmpl w:val="AC305504"/>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05668F2"/>
    <w:multiLevelType w:val="hybridMultilevel"/>
    <w:tmpl w:val="CBD41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6"/>
  </w:num>
  <w:num w:numId="4">
    <w:abstractNumId w:val="3"/>
  </w:num>
  <w:num w:numId="5">
    <w:abstractNumId w:val="10"/>
  </w:num>
  <w:num w:numId="6">
    <w:abstractNumId w:val="17"/>
  </w:num>
  <w:num w:numId="7">
    <w:abstractNumId w:val="14"/>
  </w:num>
  <w:num w:numId="8">
    <w:abstractNumId w:val="26"/>
  </w:num>
  <w:num w:numId="9">
    <w:abstractNumId w:val="7"/>
  </w:num>
  <w:num w:numId="10">
    <w:abstractNumId w:val="24"/>
  </w:num>
  <w:num w:numId="11">
    <w:abstractNumId w:val="2"/>
  </w:num>
  <w:num w:numId="12">
    <w:abstractNumId w:val="1"/>
  </w:num>
  <w:num w:numId="13">
    <w:abstractNumId w:val="25"/>
  </w:num>
  <w:num w:numId="14">
    <w:abstractNumId w:val="12"/>
  </w:num>
  <w:num w:numId="15">
    <w:abstractNumId w:val="8"/>
  </w:num>
  <w:num w:numId="16">
    <w:abstractNumId w:val="20"/>
  </w:num>
  <w:num w:numId="17">
    <w:abstractNumId w:val="4"/>
  </w:num>
  <w:num w:numId="18">
    <w:abstractNumId w:val="13"/>
  </w:num>
  <w:num w:numId="19">
    <w:abstractNumId w:val="18"/>
  </w:num>
  <w:num w:numId="20">
    <w:abstractNumId w:val="9"/>
  </w:num>
  <w:num w:numId="21">
    <w:abstractNumId w:val="22"/>
  </w:num>
  <w:num w:numId="22">
    <w:abstractNumId w:val="23"/>
  </w:num>
  <w:num w:numId="23">
    <w:abstractNumId w:val="19"/>
  </w:num>
  <w:num w:numId="24">
    <w:abstractNumId w:val="0"/>
  </w:num>
  <w:num w:numId="25">
    <w:abstractNumId w:val="5"/>
  </w:num>
  <w:num w:numId="26">
    <w:abstractNumId w:val="16"/>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ass Khalid">
    <w15:presenceInfo w15:providerId="Windows Live" w15:userId="d01b36665cd358f4"/>
  </w15:person>
  <w15:person w15:author="Usman Sohail">
    <w15:presenceInfo w15:providerId="Windows Live" w15:userId="7a5225a6e3a8e4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55"/>
    <w:rsid w:val="00030430"/>
    <w:rsid w:val="00050CFF"/>
    <w:rsid w:val="00057AA5"/>
    <w:rsid w:val="000E40FC"/>
    <w:rsid w:val="000F1502"/>
    <w:rsid w:val="001007D5"/>
    <w:rsid w:val="0012304B"/>
    <w:rsid w:val="001317C4"/>
    <w:rsid w:val="00154EC4"/>
    <w:rsid w:val="001840C3"/>
    <w:rsid w:val="00184B90"/>
    <w:rsid w:val="001B2229"/>
    <w:rsid w:val="001D6F81"/>
    <w:rsid w:val="00200202"/>
    <w:rsid w:val="00215A06"/>
    <w:rsid w:val="002173F5"/>
    <w:rsid w:val="0022264C"/>
    <w:rsid w:val="00255EE4"/>
    <w:rsid w:val="0028788B"/>
    <w:rsid w:val="002B687F"/>
    <w:rsid w:val="002D4707"/>
    <w:rsid w:val="002D5E9C"/>
    <w:rsid w:val="002D6788"/>
    <w:rsid w:val="002F30DE"/>
    <w:rsid w:val="003020BA"/>
    <w:rsid w:val="00302609"/>
    <w:rsid w:val="0035189E"/>
    <w:rsid w:val="003C4D1C"/>
    <w:rsid w:val="003D0B2E"/>
    <w:rsid w:val="003D1948"/>
    <w:rsid w:val="003D19BA"/>
    <w:rsid w:val="003D279E"/>
    <w:rsid w:val="003F776A"/>
    <w:rsid w:val="00462591"/>
    <w:rsid w:val="00483289"/>
    <w:rsid w:val="00495B70"/>
    <w:rsid w:val="004A33FF"/>
    <w:rsid w:val="004B0CC2"/>
    <w:rsid w:val="004B39BE"/>
    <w:rsid w:val="004D4F96"/>
    <w:rsid w:val="004D598C"/>
    <w:rsid w:val="004D685D"/>
    <w:rsid w:val="005322A6"/>
    <w:rsid w:val="00533587"/>
    <w:rsid w:val="00572691"/>
    <w:rsid w:val="00581029"/>
    <w:rsid w:val="00597571"/>
    <w:rsid w:val="005A69B2"/>
    <w:rsid w:val="005B2472"/>
    <w:rsid w:val="005B64F5"/>
    <w:rsid w:val="00666452"/>
    <w:rsid w:val="00684B7D"/>
    <w:rsid w:val="006E4A9E"/>
    <w:rsid w:val="00711C16"/>
    <w:rsid w:val="007549E3"/>
    <w:rsid w:val="007D65AB"/>
    <w:rsid w:val="007F78E8"/>
    <w:rsid w:val="00826CFE"/>
    <w:rsid w:val="008326BE"/>
    <w:rsid w:val="0085515C"/>
    <w:rsid w:val="008B45F4"/>
    <w:rsid w:val="008E7442"/>
    <w:rsid w:val="008F299D"/>
    <w:rsid w:val="00904588"/>
    <w:rsid w:val="00913FCE"/>
    <w:rsid w:val="00961871"/>
    <w:rsid w:val="00963407"/>
    <w:rsid w:val="00963BAB"/>
    <w:rsid w:val="00985AC2"/>
    <w:rsid w:val="00994D2C"/>
    <w:rsid w:val="009A00E0"/>
    <w:rsid w:val="009C02C6"/>
    <w:rsid w:val="009E1A03"/>
    <w:rsid w:val="009F7B4E"/>
    <w:rsid w:val="00A06F38"/>
    <w:rsid w:val="00A51DAD"/>
    <w:rsid w:val="00A5702E"/>
    <w:rsid w:val="00A91E5A"/>
    <w:rsid w:val="00AC093D"/>
    <w:rsid w:val="00B21B2E"/>
    <w:rsid w:val="00B54597"/>
    <w:rsid w:val="00B54855"/>
    <w:rsid w:val="00B6073D"/>
    <w:rsid w:val="00B93D93"/>
    <w:rsid w:val="00BC015B"/>
    <w:rsid w:val="00C82143"/>
    <w:rsid w:val="00C83859"/>
    <w:rsid w:val="00CD43EE"/>
    <w:rsid w:val="00D13FAB"/>
    <w:rsid w:val="00D463EA"/>
    <w:rsid w:val="00D73824"/>
    <w:rsid w:val="00D92A2E"/>
    <w:rsid w:val="00DB0C3D"/>
    <w:rsid w:val="00DD29DF"/>
    <w:rsid w:val="00DF1C18"/>
    <w:rsid w:val="00E43669"/>
    <w:rsid w:val="00E764F2"/>
    <w:rsid w:val="00E77663"/>
    <w:rsid w:val="00E82921"/>
    <w:rsid w:val="00EB0345"/>
    <w:rsid w:val="00EC2A36"/>
    <w:rsid w:val="00ED5B8B"/>
    <w:rsid w:val="00EE1327"/>
    <w:rsid w:val="00EE1C55"/>
    <w:rsid w:val="00F21A18"/>
    <w:rsid w:val="00F7149A"/>
    <w:rsid w:val="00F73F9C"/>
    <w:rsid w:val="00FA154D"/>
    <w:rsid w:val="00FD7E20"/>
    <w:rsid w:val="00FE3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7BDC7"/>
  <w15:docId w15:val="{A4E13E5C-F3EA-4EFF-BDDE-694825D0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MathJax_Main" w:eastAsia="MathJax_Main" w:hAnsi="MathJax_Main" w:cs="MathJax_Main"/>
    </w:rPr>
  </w:style>
  <w:style w:type="paragraph" w:styleId="Heading1">
    <w:name w:val="heading 1"/>
    <w:basedOn w:val="Normal"/>
    <w:link w:val="Heading1Char"/>
    <w:uiPriority w:val="9"/>
    <w:qFormat/>
    <w:pPr>
      <w:ind w:left="593" w:hanging="475"/>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732" w:hanging="613"/>
      <w:outlineLvl w:val="1"/>
    </w:pPr>
    <w:rPr>
      <w:rFonts w:ascii="LM Roman 12" w:eastAsia="LM Roman 12" w:hAnsi="LM Roman 12" w:cs="LM Roman 12"/>
      <w:b/>
      <w:bCs/>
      <w:sz w:val="24"/>
      <w:szCs w:val="24"/>
    </w:rPr>
  </w:style>
  <w:style w:type="paragraph" w:styleId="Heading3">
    <w:name w:val="heading 3"/>
    <w:basedOn w:val="Normal"/>
    <w:uiPriority w:val="9"/>
    <w:unhideWhenUsed/>
    <w:qFormat/>
    <w:pPr>
      <w:spacing w:before="157"/>
      <w:ind w:left="1597" w:right="1597" w:hanging="2"/>
      <w:jc w:val="center"/>
      <w:outlineLvl w:val="2"/>
    </w:pPr>
    <w:rPr>
      <w:rFonts w:ascii="LM Roman 12" w:eastAsia="LM Roman 12" w:hAnsi="LM Roman 12" w:cs="LM Roman 1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10"/>
      <w:ind w:left="1598" w:right="1597"/>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ind w:left="732" w:hanging="613"/>
    </w:pPr>
    <w:rPr>
      <w:rFonts w:ascii="LM Roman 12" w:eastAsia="LM Roman 12" w:hAnsi="LM Roman 12" w:cs="LM Roman 12"/>
    </w:rPr>
  </w:style>
  <w:style w:type="paragraph" w:customStyle="1" w:styleId="TableParagraph">
    <w:name w:val="Table Paragraph"/>
    <w:basedOn w:val="Normal"/>
    <w:uiPriority w:val="1"/>
    <w:qFormat/>
    <w:pPr>
      <w:spacing w:before="36"/>
      <w:ind w:left="103"/>
      <w:jc w:val="center"/>
    </w:pPr>
  </w:style>
  <w:style w:type="table" w:styleId="TableGrid">
    <w:name w:val="Table Grid"/>
    <w:basedOn w:val="TableNormal"/>
    <w:uiPriority w:val="39"/>
    <w:rsid w:val="001B22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02C6"/>
    <w:rPr>
      <w:rFonts w:ascii="Times New Roman" w:eastAsia="Times New Roman" w:hAnsi="Times New Roman" w:cs="Times New Roman"/>
      <w:b/>
      <w:bCs/>
      <w:sz w:val="28"/>
      <w:szCs w:val="28"/>
    </w:rPr>
  </w:style>
  <w:style w:type="paragraph" w:styleId="Bibliography">
    <w:name w:val="Bibliography"/>
    <w:basedOn w:val="Normal"/>
    <w:next w:val="Normal"/>
    <w:uiPriority w:val="37"/>
    <w:unhideWhenUsed/>
    <w:rsid w:val="009C02C6"/>
  </w:style>
  <w:style w:type="character" w:styleId="Hyperlink">
    <w:name w:val="Hyperlink"/>
    <w:basedOn w:val="DefaultParagraphFont"/>
    <w:uiPriority w:val="99"/>
    <w:unhideWhenUsed/>
    <w:rsid w:val="00597571"/>
    <w:rPr>
      <w:color w:val="0000FF" w:themeColor="hyperlink"/>
      <w:u w:val="single"/>
    </w:rPr>
  </w:style>
  <w:style w:type="character" w:styleId="UnresolvedMention">
    <w:name w:val="Unresolved Mention"/>
    <w:basedOn w:val="DefaultParagraphFont"/>
    <w:uiPriority w:val="99"/>
    <w:semiHidden/>
    <w:unhideWhenUsed/>
    <w:rsid w:val="00597571"/>
    <w:rPr>
      <w:color w:val="605E5C"/>
      <w:shd w:val="clear" w:color="auto" w:fill="E1DFDD"/>
    </w:rPr>
  </w:style>
  <w:style w:type="paragraph" w:styleId="BalloonText">
    <w:name w:val="Balloon Text"/>
    <w:basedOn w:val="Normal"/>
    <w:link w:val="BalloonTextChar"/>
    <w:uiPriority w:val="99"/>
    <w:semiHidden/>
    <w:unhideWhenUsed/>
    <w:rsid w:val="003D2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79E"/>
    <w:rPr>
      <w:rFonts w:ascii="Segoe UI" w:eastAsia="MathJax_Main" w:hAnsi="Segoe UI" w:cs="Segoe UI"/>
      <w:sz w:val="18"/>
      <w:szCs w:val="18"/>
    </w:rPr>
  </w:style>
  <w:style w:type="paragraph" w:styleId="Header">
    <w:name w:val="header"/>
    <w:basedOn w:val="Normal"/>
    <w:link w:val="HeaderChar"/>
    <w:uiPriority w:val="99"/>
    <w:unhideWhenUsed/>
    <w:rsid w:val="00F73F9C"/>
    <w:pPr>
      <w:tabs>
        <w:tab w:val="center" w:pos="4513"/>
        <w:tab w:val="right" w:pos="9026"/>
      </w:tabs>
    </w:pPr>
  </w:style>
  <w:style w:type="character" w:customStyle="1" w:styleId="HeaderChar">
    <w:name w:val="Header Char"/>
    <w:basedOn w:val="DefaultParagraphFont"/>
    <w:link w:val="Header"/>
    <w:uiPriority w:val="99"/>
    <w:rsid w:val="00F73F9C"/>
    <w:rPr>
      <w:rFonts w:ascii="MathJax_Main" w:eastAsia="MathJax_Main" w:hAnsi="MathJax_Main" w:cs="MathJax_Main"/>
    </w:rPr>
  </w:style>
  <w:style w:type="paragraph" w:styleId="Footer">
    <w:name w:val="footer"/>
    <w:basedOn w:val="Normal"/>
    <w:link w:val="FooterChar"/>
    <w:uiPriority w:val="99"/>
    <w:unhideWhenUsed/>
    <w:rsid w:val="00F73F9C"/>
    <w:pPr>
      <w:tabs>
        <w:tab w:val="center" w:pos="4513"/>
        <w:tab w:val="right" w:pos="9026"/>
      </w:tabs>
    </w:pPr>
  </w:style>
  <w:style w:type="character" w:customStyle="1" w:styleId="FooterChar">
    <w:name w:val="Footer Char"/>
    <w:basedOn w:val="DefaultParagraphFont"/>
    <w:link w:val="Footer"/>
    <w:uiPriority w:val="99"/>
    <w:rsid w:val="00F73F9C"/>
    <w:rPr>
      <w:rFonts w:ascii="MathJax_Main" w:eastAsia="MathJax_Main" w:hAnsi="MathJax_Main" w:cs="MathJax_M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48895">
      <w:bodyDiv w:val="1"/>
      <w:marLeft w:val="0"/>
      <w:marRight w:val="0"/>
      <w:marTop w:val="0"/>
      <w:marBottom w:val="0"/>
      <w:divBdr>
        <w:top w:val="none" w:sz="0" w:space="0" w:color="auto"/>
        <w:left w:val="none" w:sz="0" w:space="0" w:color="auto"/>
        <w:bottom w:val="none" w:sz="0" w:space="0" w:color="auto"/>
        <w:right w:val="none" w:sz="0" w:space="0" w:color="auto"/>
      </w:divBdr>
    </w:div>
    <w:div w:id="302001625">
      <w:bodyDiv w:val="1"/>
      <w:marLeft w:val="0"/>
      <w:marRight w:val="0"/>
      <w:marTop w:val="0"/>
      <w:marBottom w:val="0"/>
      <w:divBdr>
        <w:top w:val="none" w:sz="0" w:space="0" w:color="auto"/>
        <w:left w:val="none" w:sz="0" w:space="0" w:color="auto"/>
        <w:bottom w:val="none" w:sz="0" w:space="0" w:color="auto"/>
        <w:right w:val="none" w:sz="0" w:space="0" w:color="auto"/>
      </w:divBdr>
    </w:div>
    <w:div w:id="502479043">
      <w:bodyDiv w:val="1"/>
      <w:marLeft w:val="0"/>
      <w:marRight w:val="0"/>
      <w:marTop w:val="0"/>
      <w:marBottom w:val="0"/>
      <w:divBdr>
        <w:top w:val="none" w:sz="0" w:space="0" w:color="auto"/>
        <w:left w:val="none" w:sz="0" w:space="0" w:color="auto"/>
        <w:bottom w:val="none" w:sz="0" w:space="0" w:color="auto"/>
        <w:right w:val="none" w:sz="0" w:space="0" w:color="auto"/>
      </w:divBdr>
    </w:div>
    <w:div w:id="610672007">
      <w:bodyDiv w:val="1"/>
      <w:marLeft w:val="0"/>
      <w:marRight w:val="0"/>
      <w:marTop w:val="0"/>
      <w:marBottom w:val="0"/>
      <w:divBdr>
        <w:top w:val="none" w:sz="0" w:space="0" w:color="auto"/>
        <w:left w:val="none" w:sz="0" w:space="0" w:color="auto"/>
        <w:bottom w:val="none" w:sz="0" w:space="0" w:color="auto"/>
        <w:right w:val="none" w:sz="0" w:space="0" w:color="auto"/>
      </w:divBdr>
    </w:div>
    <w:div w:id="863248586">
      <w:bodyDiv w:val="1"/>
      <w:marLeft w:val="0"/>
      <w:marRight w:val="0"/>
      <w:marTop w:val="0"/>
      <w:marBottom w:val="0"/>
      <w:divBdr>
        <w:top w:val="none" w:sz="0" w:space="0" w:color="auto"/>
        <w:left w:val="none" w:sz="0" w:space="0" w:color="auto"/>
        <w:bottom w:val="none" w:sz="0" w:space="0" w:color="auto"/>
        <w:right w:val="none" w:sz="0" w:space="0" w:color="auto"/>
      </w:divBdr>
    </w:div>
    <w:div w:id="878083630">
      <w:bodyDiv w:val="1"/>
      <w:marLeft w:val="0"/>
      <w:marRight w:val="0"/>
      <w:marTop w:val="0"/>
      <w:marBottom w:val="0"/>
      <w:divBdr>
        <w:top w:val="none" w:sz="0" w:space="0" w:color="auto"/>
        <w:left w:val="none" w:sz="0" w:space="0" w:color="auto"/>
        <w:bottom w:val="none" w:sz="0" w:space="0" w:color="auto"/>
        <w:right w:val="none" w:sz="0" w:space="0" w:color="auto"/>
      </w:divBdr>
    </w:div>
    <w:div w:id="980961818">
      <w:bodyDiv w:val="1"/>
      <w:marLeft w:val="0"/>
      <w:marRight w:val="0"/>
      <w:marTop w:val="0"/>
      <w:marBottom w:val="0"/>
      <w:divBdr>
        <w:top w:val="none" w:sz="0" w:space="0" w:color="auto"/>
        <w:left w:val="none" w:sz="0" w:space="0" w:color="auto"/>
        <w:bottom w:val="none" w:sz="0" w:space="0" w:color="auto"/>
        <w:right w:val="none" w:sz="0" w:space="0" w:color="auto"/>
      </w:divBdr>
    </w:div>
    <w:div w:id="1437099790">
      <w:bodyDiv w:val="1"/>
      <w:marLeft w:val="0"/>
      <w:marRight w:val="0"/>
      <w:marTop w:val="0"/>
      <w:marBottom w:val="0"/>
      <w:divBdr>
        <w:top w:val="none" w:sz="0" w:space="0" w:color="auto"/>
        <w:left w:val="none" w:sz="0" w:space="0" w:color="auto"/>
        <w:bottom w:val="none" w:sz="0" w:space="0" w:color="auto"/>
        <w:right w:val="none" w:sz="0" w:space="0" w:color="auto"/>
      </w:divBdr>
    </w:div>
    <w:div w:id="1471292183">
      <w:bodyDiv w:val="1"/>
      <w:marLeft w:val="0"/>
      <w:marRight w:val="0"/>
      <w:marTop w:val="0"/>
      <w:marBottom w:val="0"/>
      <w:divBdr>
        <w:top w:val="none" w:sz="0" w:space="0" w:color="auto"/>
        <w:left w:val="none" w:sz="0" w:space="0" w:color="auto"/>
        <w:bottom w:val="none" w:sz="0" w:space="0" w:color="auto"/>
        <w:right w:val="none" w:sz="0" w:space="0" w:color="auto"/>
      </w:divBdr>
    </w:div>
    <w:div w:id="1533226735">
      <w:bodyDiv w:val="1"/>
      <w:marLeft w:val="0"/>
      <w:marRight w:val="0"/>
      <w:marTop w:val="0"/>
      <w:marBottom w:val="0"/>
      <w:divBdr>
        <w:top w:val="none" w:sz="0" w:space="0" w:color="auto"/>
        <w:left w:val="none" w:sz="0" w:space="0" w:color="auto"/>
        <w:bottom w:val="none" w:sz="0" w:space="0" w:color="auto"/>
        <w:right w:val="none" w:sz="0" w:space="0" w:color="auto"/>
      </w:divBdr>
    </w:div>
    <w:div w:id="1723016678">
      <w:bodyDiv w:val="1"/>
      <w:marLeft w:val="0"/>
      <w:marRight w:val="0"/>
      <w:marTop w:val="0"/>
      <w:marBottom w:val="0"/>
      <w:divBdr>
        <w:top w:val="none" w:sz="0" w:space="0" w:color="auto"/>
        <w:left w:val="none" w:sz="0" w:space="0" w:color="auto"/>
        <w:bottom w:val="none" w:sz="0" w:space="0" w:color="auto"/>
        <w:right w:val="none" w:sz="0" w:space="0" w:color="auto"/>
      </w:divBdr>
    </w:div>
    <w:div w:id="1758474203">
      <w:bodyDiv w:val="1"/>
      <w:marLeft w:val="0"/>
      <w:marRight w:val="0"/>
      <w:marTop w:val="0"/>
      <w:marBottom w:val="0"/>
      <w:divBdr>
        <w:top w:val="none" w:sz="0" w:space="0" w:color="auto"/>
        <w:left w:val="none" w:sz="0" w:space="0" w:color="auto"/>
        <w:bottom w:val="none" w:sz="0" w:space="0" w:color="auto"/>
        <w:right w:val="none" w:sz="0" w:space="0" w:color="auto"/>
      </w:divBdr>
    </w:div>
    <w:div w:id="1784298136">
      <w:bodyDiv w:val="1"/>
      <w:marLeft w:val="0"/>
      <w:marRight w:val="0"/>
      <w:marTop w:val="0"/>
      <w:marBottom w:val="0"/>
      <w:divBdr>
        <w:top w:val="none" w:sz="0" w:space="0" w:color="auto"/>
        <w:left w:val="none" w:sz="0" w:space="0" w:color="auto"/>
        <w:bottom w:val="none" w:sz="0" w:space="0" w:color="auto"/>
        <w:right w:val="none" w:sz="0" w:space="0" w:color="auto"/>
      </w:divBdr>
    </w:div>
    <w:div w:id="1825467072">
      <w:bodyDiv w:val="1"/>
      <w:marLeft w:val="0"/>
      <w:marRight w:val="0"/>
      <w:marTop w:val="0"/>
      <w:marBottom w:val="0"/>
      <w:divBdr>
        <w:top w:val="none" w:sz="0" w:space="0" w:color="auto"/>
        <w:left w:val="none" w:sz="0" w:space="0" w:color="auto"/>
        <w:bottom w:val="none" w:sz="0" w:space="0" w:color="auto"/>
        <w:right w:val="none" w:sz="0" w:space="0" w:color="auto"/>
      </w:divBdr>
    </w:div>
    <w:div w:id="1984386528">
      <w:bodyDiv w:val="1"/>
      <w:marLeft w:val="0"/>
      <w:marRight w:val="0"/>
      <w:marTop w:val="0"/>
      <w:marBottom w:val="0"/>
      <w:divBdr>
        <w:top w:val="none" w:sz="0" w:space="0" w:color="auto"/>
        <w:left w:val="none" w:sz="0" w:space="0" w:color="auto"/>
        <w:bottom w:val="none" w:sz="0" w:space="0" w:color="auto"/>
        <w:right w:val="none" w:sz="0" w:space="0" w:color="auto"/>
      </w:divBdr>
    </w:div>
    <w:div w:id="2112428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20100004@lums.edu.p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EB03B-F32C-41F1-A211-A4881178895A}">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b:Tag>
    <b:SourceType>JournalArticle</b:SourceType>
    <b:Guid>{8C5E7363-B0B8-476C-B14D-6625DCA9A86D}</b:Guid>
    <b:Author>
      <b:Author>
        <b:NameList>
          <b:Person>
            <b:Last>Proceedings</b:Last>
            <b:First>William</b:First>
            <b:Middle>Warner and Julia Hirschberg. “Detecting Hate Speech on the World Wide Web”. In:</b:Middle>
          </b:Person>
        </b:NameList>
      </b:Author>
    </b:Author>
    <b:RefOrder>1</b:RefOrder>
  </b:Source>
  <b:Source>
    <b:Tag>Pin</b:Tag>
    <b:SourceType>JournalArticle</b:SourceType>
    <b:Guid>{456F5DCF-F0A3-442C-9D68-4F28ABF42FB3}</b:Guid>
    <b:Author>
      <b:Author>
        <b:NameList>
          <b:Person>
            <b:Last>of</b:Last>
            <b:First>Pinkesh</b:First>
            <b:Middle>Badjatiya et al. “Deep Learning for Hate Speech Detection in Tweets”. In: Proceedings</b:Middle>
          </b:Person>
        </b:NameList>
      </b:Author>
    </b:Author>
    <b:RefOrder>2</b:RefOrder>
  </b:Source>
  <b:Source>
    <b:Tag>Mic</b:Tag>
    <b:SourceType>JournalArticle</b:SourceType>
    <b:Guid>{D24A8DD6-BCE0-4021-8B49-3778DBCA7E01}</b:Guid>
    <b:Author>
      <b:Author>
        <b:NameList>
          <b:Person>
            <b:Last>Trans.</b:Last>
            <b:First>Michele</b:First>
            <b:Middle>Corazza et al. “A Multilingual Evaluation for Online Hate Speech Detection”. In: ACM</b:Middle>
          </b:Person>
        </b:NameList>
      </b:Author>
    </b:Author>
    <b:RefOrder>3</b:RefOrder>
  </b:Source>
  <b:Source>
    <b:Tag>Wya</b:Tag>
    <b:SourceType>JournalArticle</b:SourceType>
    <b:Guid>{D27905AF-28AF-46B5-939A-E376641AF3C2}</b:Guid>
    <b:Author>
      <b:Author>
        <b:NameList>
          <b:Person>
            <b:Last>Offensive</b:Last>
            <b:First>Wyatt</b:First>
            <b:Middle>Dorris et al. “Towards Automatic Detection and Explanation of Hate Speech and</b:Middle>
          </b:Person>
        </b:NameList>
      </b:Author>
    </b:Author>
    <b:RefOrder>4</b:RefOrder>
  </b:Source>
  <b:Source>
    <b:Tag>Waf</b:Tag>
    <b:SourceType>JournalArticle</b:SourceType>
    <b:Guid>{D2D760D3-EB0D-46E4-9ACD-EB41EA945BB1}</b:Guid>
    <b:Author>
      <b:Author>
        <b:NameList>
          <b:Person>
            <b:Last>Threats-Based</b:Last>
            <b:First>Wafa</b:First>
            <b:Middle>Alorainy et al. “ “The Enemy Among Us”: Detecting Cyber Hate Speech with</b:Middle>
          </b:Person>
        </b:NameList>
      </b:Author>
    </b:Author>
    <b:RefOrder>5</b:RefOrder>
  </b:Source>
</b:Sources>
</file>

<file path=customXml/itemProps1.xml><?xml version="1.0" encoding="utf-8"?>
<ds:datastoreItem xmlns:ds="http://schemas.openxmlformats.org/officeDocument/2006/customXml" ds:itemID="{3CCBE729-51A5-41D2-A4F6-D85E2D424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27</Pages>
  <Words>2683</Words>
  <Characters>15298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Dyass</dc:creator>
  <cp:lastModifiedBy>Dyass Khalid</cp:lastModifiedBy>
  <cp:revision>116</cp:revision>
  <dcterms:created xsi:type="dcterms:W3CDTF">2020-05-21T21:30:00Z</dcterms:created>
  <dcterms:modified xsi:type="dcterms:W3CDTF">2020-05-22T13:47:00Z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LaTeX with hyperref</vt:lpwstr>
  </property>
  <property fmtid="{D5CDD505-2E9C-101B-9397-08002B2CF9AE}" pid="4" name="LastSaved">
    <vt:filetime>2020-05-20T00:00:00Z</vt:filetime>
  </property>
</Properties>
</file>